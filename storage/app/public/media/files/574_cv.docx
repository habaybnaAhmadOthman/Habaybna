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A80860" w14:textId="77777777" w:rsidR="006F0C2C" w:rsidRPr="00C025C6" w:rsidRDefault="00D029D5" w:rsidP="002D5E94">
      <w:pPr>
        <w:bidi/>
        <w:jc w:val="mediumKashida"/>
        <w:rPr>
          <w:b/>
          <w:bCs/>
          <w:color w:val="808080" w:themeColor="background1" w:themeShade="80"/>
          <w:rtl/>
          <w:lang w:bidi="ar-JO"/>
        </w:rPr>
      </w:pPr>
      <w:r w:rsidRPr="00C025C6">
        <w:rPr>
          <w:rFonts w:hint="cs"/>
          <w:b/>
          <w:bCs/>
          <w:color w:val="808080" w:themeColor="background1" w:themeShade="80"/>
          <w:rtl/>
          <w:lang w:bidi="ar-JO"/>
        </w:rPr>
        <w:t>مبارك ما أجاكم!</w:t>
      </w:r>
    </w:p>
    <w:p w14:paraId="6055FDC0" w14:textId="77777777" w:rsidR="00D029D5" w:rsidRPr="00C025C6" w:rsidRDefault="00D029D5" w:rsidP="002D5E94">
      <w:pPr>
        <w:bidi/>
        <w:jc w:val="mediumKashida"/>
        <w:rPr>
          <w:color w:val="808080" w:themeColor="background1" w:themeShade="80"/>
          <w:rtl/>
          <w:lang w:bidi="ar-JO"/>
        </w:rPr>
      </w:pPr>
      <w:r w:rsidRPr="00C025C6">
        <w:rPr>
          <w:rFonts w:hint="cs"/>
          <w:color w:val="808080" w:themeColor="background1" w:themeShade="80"/>
          <w:rtl/>
          <w:lang w:bidi="ar-JO"/>
        </w:rPr>
        <w:t>لقد ولد</w:t>
      </w:r>
      <w:r w:rsidR="00B95263" w:rsidRPr="00C025C6">
        <w:rPr>
          <w:color w:val="808080" w:themeColor="background1" w:themeShade="80"/>
          <w:lang w:bidi="ar-JO"/>
        </w:rPr>
        <w:t xml:space="preserve"> </w:t>
      </w:r>
      <w:r w:rsidR="00B95263" w:rsidRPr="00C025C6">
        <w:rPr>
          <w:rFonts w:hint="cs"/>
          <w:color w:val="808080" w:themeColor="background1" w:themeShade="80"/>
          <w:rtl/>
          <w:lang w:bidi="ar-JO"/>
        </w:rPr>
        <w:t xml:space="preserve"> لكم</w:t>
      </w:r>
      <w:r w:rsidRPr="00C025C6">
        <w:rPr>
          <w:rFonts w:hint="cs"/>
          <w:color w:val="808080" w:themeColor="background1" w:themeShade="80"/>
          <w:rtl/>
          <w:lang w:bidi="ar-JO"/>
        </w:rPr>
        <w:t xml:space="preserve"> طفل سيثري حياتكم وحياة من حولكم، هذه هي الحقيقة التي يعترف بها أهالي الأطفال ذوي متلازمة داون!</w:t>
      </w:r>
    </w:p>
    <w:p w14:paraId="5DF49566" w14:textId="79BD6E1C" w:rsidR="00D029D5" w:rsidRPr="00C025C6" w:rsidRDefault="00D029D5" w:rsidP="002D5E94">
      <w:pPr>
        <w:bidi/>
        <w:jc w:val="mediumKashida"/>
        <w:rPr>
          <w:color w:val="808080" w:themeColor="background1" w:themeShade="80"/>
          <w:rtl/>
          <w:lang w:bidi="ar-JO"/>
        </w:rPr>
      </w:pPr>
      <w:r w:rsidRPr="00C025C6">
        <w:rPr>
          <w:rFonts w:hint="cs"/>
          <w:color w:val="808080" w:themeColor="background1" w:themeShade="80"/>
          <w:rtl/>
          <w:lang w:bidi="ar-JO"/>
        </w:rPr>
        <w:t>قد يتطلب البعض بضعة أيام والبعض</w:t>
      </w:r>
      <w:r w:rsidR="00F37DDA" w:rsidRPr="00C025C6">
        <w:rPr>
          <w:rFonts w:hint="cs"/>
          <w:color w:val="808080" w:themeColor="background1" w:themeShade="80"/>
          <w:rtl/>
          <w:lang w:bidi="ar-JO"/>
        </w:rPr>
        <w:t xml:space="preserve"> الآخر</w:t>
      </w:r>
      <w:r w:rsidRPr="00C025C6">
        <w:rPr>
          <w:rFonts w:hint="cs"/>
          <w:color w:val="808080" w:themeColor="background1" w:themeShade="80"/>
          <w:rtl/>
          <w:lang w:bidi="ar-JO"/>
        </w:rPr>
        <w:t xml:space="preserve"> بضعة أسابيع لتخطي خبر أن طفلهم ليس طفل "اعتيادي" وهو حقا عالم جميل بحد ذاته و ليس اعتياديا ابدا. شبه البعض هذا الخبر بقولهم: تخيلوا أنكم خططتم لرحلة الى فرنسا، فحجزتم التذاكر و قرأتم كل تفصيل عن هذا البلد المذهل. موعد الرحلة المنتظر أتى، اتجهتم الى المطار واقلعت الطائرة بكم و هبطت بعد بضع ساعات</w:t>
      </w:r>
      <w:r w:rsidR="00AA13A2" w:rsidRPr="00C025C6">
        <w:rPr>
          <w:rFonts w:hint="cs"/>
          <w:color w:val="808080" w:themeColor="background1" w:themeShade="80"/>
          <w:rtl/>
          <w:lang w:bidi="ar-JO"/>
        </w:rPr>
        <w:t>، فاذ بالرب</w:t>
      </w:r>
      <w:r w:rsidR="00B95263" w:rsidRPr="00C025C6">
        <w:rPr>
          <w:rFonts w:hint="cs"/>
          <w:color w:val="808080" w:themeColor="background1" w:themeShade="80"/>
          <w:rtl/>
          <w:lang w:bidi="ar-JO"/>
        </w:rPr>
        <w:t>ان يعلن عن هبوطه في مطار هولندا</w:t>
      </w:r>
      <w:r w:rsidR="00AA13A2" w:rsidRPr="00C025C6">
        <w:rPr>
          <w:rFonts w:hint="cs"/>
          <w:color w:val="808080" w:themeColor="background1" w:themeShade="80"/>
          <w:rtl/>
          <w:lang w:bidi="ar-JO"/>
        </w:rPr>
        <w:t xml:space="preserve">! لكن </w:t>
      </w:r>
      <w:r w:rsidR="00B95263" w:rsidRPr="00C025C6">
        <w:rPr>
          <w:rFonts w:hint="cs"/>
          <w:color w:val="808080" w:themeColor="background1" w:themeShade="80"/>
          <w:rtl/>
          <w:lang w:bidi="ar-JO"/>
        </w:rPr>
        <w:t>أنتم لم تخططوا لرحلة الى هولندا</w:t>
      </w:r>
      <w:r w:rsidR="00A54EAA" w:rsidRPr="00C025C6">
        <w:rPr>
          <w:rFonts w:hint="cs"/>
          <w:color w:val="808080" w:themeColor="background1" w:themeShade="80"/>
          <w:rtl/>
          <w:lang w:bidi="ar-JO"/>
        </w:rPr>
        <w:t xml:space="preserve"> و لا تعرف</w:t>
      </w:r>
      <w:r w:rsidR="00B95263" w:rsidRPr="00C025C6">
        <w:rPr>
          <w:rFonts w:hint="cs"/>
          <w:color w:val="808080" w:themeColor="background1" w:themeShade="80"/>
          <w:rtl/>
          <w:lang w:bidi="ar-JO"/>
        </w:rPr>
        <w:t>ون شيئا عن البلد! الا ان هولندا</w:t>
      </w:r>
      <w:r w:rsidR="00A54EAA" w:rsidRPr="00C025C6">
        <w:rPr>
          <w:rFonts w:hint="cs"/>
          <w:color w:val="808080" w:themeColor="background1" w:themeShade="80"/>
          <w:rtl/>
          <w:lang w:bidi="ar-JO"/>
        </w:rPr>
        <w:t xml:space="preserve"> بلد جمي</w:t>
      </w:r>
      <w:r w:rsidR="00A02FC1" w:rsidRPr="00C025C6">
        <w:rPr>
          <w:rFonts w:hint="cs"/>
          <w:color w:val="808080" w:themeColor="background1" w:themeShade="80"/>
          <w:rtl/>
          <w:lang w:bidi="ar-JO"/>
        </w:rPr>
        <w:t xml:space="preserve">ل ايضا، واستكشافه سيكون مغامرة! </w:t>
      </w:r>
    </w:p>
    <w:p w14:paraId="0B14646B" w14:textId="6FEFE32F" w:rsidR="00141385" w:rsidRPr="00C025C6" w:rsidRDefault="00A54EAA" w:rsidP="003518E6">
      <w:pPr>
        <w:bidi/>
        <w:jc w:val="mediumKashida"/>
        <w:rPr>
          <w:color w:val="808080" w:themeColor="background1" w:themeShade="80"/>
          <w:rtl/>
          <w:lang w:bidi="ar-JO"/>
        </w:rPr>
      </w:pPr>
      <w:r w:rsidRPr="00C025C6">
        <w:rPr>
          <w:rFonts w:hint="cs"/>
          <w:color w:val="808080" w:themeColor="background1" w:themeShade="80"/>
          <w:rtl/>
          <w:lang w:bidi="ar-JO"/>
        </w:rPr>
        <w:t>الخوف من المجهول هو احساس من الطبيعي ان يراودكم و الصورة النمطية لاطفال متل</w:t>
      </w:r>
      <w:r w:rsidR="00A02FC1" w:rsidRPr="00C025C6">
        <w:rPr>
          <w:rFonts w:hint="cs"/>
          <w:color w:val="808080" w:themeColor="background1" w:themeShade="80"/>
          <w:rtl/>
          <w:lang w:bidi="ar-JO"/>
        </w:rPr>
        <w:t>ازمة داون قد</w:t>
      </w:r>
      <w:r w:rsidR="00912997" w:rsidRPr="00C025C6">
        <w:rPr>
          <w:rFonts w:hint="cs"/>
          <w:color w:val="808080" w:themeColor="background1" w:themeShade="80"/>
          <w:rtl/>
          <w:lang w:bidi="ar-JO"/>
        </w:rPr>
        <w:t xml:space="preserve"> تكون سببا لقلقكم. </w:t>
      </w:r>
      <w:r w:rsidR="004D6FF3" w:rsidRPr="008E08E7">
        <w:rPr>
          <w:rFonts w:hint="cs"/>
          <w:color w:val="808080" w:themeColor="background1" w:themeShade="80"/>
          <w:rtl/>
          <w:lang w:bidi="ar-JO"/>
        </w:rPr>
        <w:t>الا أن الخدمات المتوفرة حاليا لاطفال متلازمة داون تطورت مما أدى لتغيير كبير في مهارات و استقلالية ذوي متلازمة داون</w:t>
      </w:r>
      <w:r w:rsidR="00B95263" w:rsidRPr="00C025C6">
        <w:rPr>
          <w:rFonts w:hint="cs"/>
          <w:color w:val="808080" w:themeColor="background1" w:themeShade="80"/>
          <w:rtl/>
          <w:lang w:bidi="ar-JO"/>
        </w:rPr>
        <w:t xml:space="preserve">. فكما سنفصل لاحقا، </w:t>
      </w:r>
      <w:r w:rsidR="005B660C" w:rsidRPr="00C025C6">
        <w:rPr>
          <w:rFonts w:hint="cs"/>
          <w:color w:val="808080" w:themeColor="background1" w:themeShade="80"/>
          <w:rtl/>
          <w:lang w:bidi="ar-JO"/>
        </w:rPr>
        <w:t xml:space="preserve">هناك ما يسمى "التدخل المبكر" وهو عبارة عن نظام من الجلسات العلاجية التي تساعد الأطفال على تنمية مهاراتهم المختلفة. </w:t>
      </w:r>
      <w:r w:rsidR="00617A5E" w:rsidRPr="00C025C6">
        <w:rPr>
          <w:rFonts w:hint="cs"/>
          <w:color w:val="808080" w:themeColor="background1" w:themeShade="80"/>
          <w:rtl/>
          <w:lang w:bidi="ar-JO"/>
        </w:rPr>
        <w:t xml:space="preserve">التدخل المبكر هو بداية الطريق </w:t>
      </w:r>
      <w:r w:rsidR="004D6FF3">
        <w:rPr>
          <w:rFonts w:hint="cs"/>
          <w:color w:val="808080" w:themeColor="background1" w:themeShade="80"/>
          <w:rtl/>
          <w:lang w:bidi="ar-JO"/>
        </w:rPr>
        <w:t>الذي سيساعد</w:t>
      </w:r>
      <w:r w:rsidR="00617A5E" w:rsidRPr="00C025C6">
        <w:rPr>
          <w:rFonts w:hint="cs"/>
          <w:color w:val="808080" w:themeColor="background1" w:themeShade="80"/>
          <w:rtl/>
          <w:lang w:bidi="ar-JO"/>
        </w:rPr>
        <w:t xml:space="preserve"> طفلكم على النهوض بمهاراته المختلفة لتمكنه من متابعة حياة </w:t>
      </w:r>
      <w:r w:rsidR="00B95263" w:rsidRPr="00C025C6">
        <w:rPr>
          <w:rFonts w:hint="cs"/>
          <w:color w:val="808080" w:themeColor="background1" w:themeShade="80"/>
          <w:rtl/>
          <w:lang w:bidi="ar-JO"/>
        </w:rPr>
        <w:t xml:space="preserve">مستقلة </w:t>
      </w:r>
      <w:r w:rsidR="00617A5E" w:rsidRPr="00C025C6">
        <w:rPr>
          <w:rFonts w:hint="cs"/>
          <w:color w:val="808080" w:themeColor="background1" w:themeShade="80"/>
          <w:rtl/>
          <w:lang w:bidi="ar-JO"/>
        </w:rPr>
        <w:t>ودراسة</w:t>
      </w:r>
      <w:r w:rsidR="00F572F8" w:rsidRPr="00C025C6">
        <w:rPr>
          <w:rFonts w:hint="cs"/>
          <w:color w:val="808080" w:themeColor="background1" w:themeShade="80"/>
          <w:rtl/>
          <w:lang w:bidi="ar-JO"/>
        </w:rPr>
        <w:t xml:space="preserve"> في المدارس</w:t>
      </w:r>
      <w:r w:rsidR="00617A5E" w:rsidRPr="00C025C6">
        <w:rPr>
          <w:rFonts w:hint="cs"/>
          <w:color w:val="808080" w:themeColor="background1" w:themeShade="80"/>
          <w:rtl/>
          <w:lang w:bidi="ar-JO"/>
        </w:rPr>
        <w:t xml:space="preserve"> </w:t>
      </w:r>
      <w:del w:id="0" w:author="Reem Alfrangi" w:date="2020-03-25T06:17:00Z">
        <w:r w:rsidR="00617A5E" w:rsidRPr="00C025C6" w:rsidDel="003518E6">
          <w:rPr>
            <w:rFonts w:hint="cs"/>
            <w:color w:val="808080" w:themeColor="background1" w:themeShade="80"/>
            <w:rtl/>
            <w:lang w:bidi="ar-JO"/>
          </w:rPr>
          <w:delText>مثله مثل غيره من الأطفال</w:delText>
        </w:r>
      </w:del>
      <w:ins w:id="1" w:author="Reem Alfrangi" w:date="2020-03-25T06:17:00Z">
        <w:r w:rsidR="003518E6">
          <w:rPr>
            <w:rFonts w:hint="cs"/>
            <w:color w:val="808080" w:themeColor="background1" w:themeShade="80"/>
            <w:rtl/>
            <w:lang w:bidi="ar-JO"/>
          </w:rPr>
          <w:t>أو المراكز المتخصصة</w:t>
        </w:r>
      </w:ins>
      <w:r w:rsidR="00617A5E" w:rsidRPr="00C025C6">
        <w:rPr>
          <w:rFonts w:hint="cs"/>
          <w:color w:val="808080" w:themeColor="background1" w:themeShade="80"/>
          <w:rtl/>
          <w:lang w:bidi="ar-JO"/>
        </w:rPr>
        <w:t xml:space="preserve">. </w:t>
      </w:r>
      <w:r w:rsidR="00B95263" w:rsidRPr="00C025C6">
        <w:rPr>
          <w:rFonts w:hint="cs"/>
          <w:color w:val="808080" w:themeColor="background1" w:themeShade="80"/>
          <w:rtl/>
          <w:lang w:bidi="ar-JO"/>
        </w:rPr>
        <w:t xml:space="preserve">فاطفال متلازمة داون </w:t>
      </w:r>
      <w:r w:rsidR="004D6FF3" w:rsidRPr="008E08E7">
        <w:rPr>
          <w:rFonts w:hint="cs"/>
          <w:color w:val="808080" w:themeColor="background1" w:themeShade="80"/>
          <w:rtl/>
          <w:lang w:bidi="ar-JO"/>
        </w:rPr>
        <w:t>قادرين على تعلم المهارات المختلفة و قادرين أن يكونوا أفراد منتجين في المجتمع</w:t>
      </w:r>
      <w:r w:rsidR="00F572F8" w:rsidRPr="008E08E7">
        <w:rPr>
          <w:rFonts w:hint="cs"/>
          <w:color w:val="808080" w:themeColor="background1" w:themeShade="80"/>
          <w:rtl/>
          <w:lang w:bidi="ar-JO"/>
        </w:rPr>
        <w:t xml:space="preserve"> </w:t>
      </w:r>
      <w:r w:rsidR="00F572F8" w:rsidRPr="00C025C6">
        <w:rPr>
          <w:rFonts w:hint="cs"/>
          <w:color w:val="808080" w:themeColor="background1" w:themeShade="80"/>
          <w:rtl/>
          <w:lang w:bidi="ar-JO"/>
        </w:rPr>
        <w:t xml:space="preserve">اذا تم متابعة مراحل تطورهم و مساعدتهم على اتقان المهارات الواجب اتقانها في كل </w:t>
      </w:r>
      <w:r w:rsidR="0011299E" w:rsidRPr="00C025C6">
        <w:rPr>
          <w:rFonts w:hint="cs"/>
          <w:color w:val="808080" w:themeColor="background1" w:themeShade="80"/>
          <w:rtl/>
          <w:lang w:bidi="ar-JO"/>
        </w:rPr>
        <w:t>مرحلة</w:t>
      </w:r>
      <w:ins w:id="2" w:author="Reem Alfrangi" w:date="2020-03-25T06:17:00Z">
        <w:r w:rsidR="003518E6">
          <w:rPr>
            <w:rFonts w:hint="cs"/>
            <w:color w:val="808080" w:themeColor="background1" w:themeShade="80"/>
            <w:rtl/>
            <w:lang w:bidi="ar-JO"/>
          </w:rPr>
          <w:t xml:space="preserve"> من خلال التدريب المستمر والإيمان بقدراتهم</w:t>
        </w:r>
      </w:ins>
      <w:r w:rsidR="003518E6">
        <w:rPr>
          <w:rFonts w:hint="cs"/>
          <w:color w:val="808080" w:themeColor="background1" w:themeShade="80"/>
          <w:rtl/>
          <w:lang w:bidi="ar-JO"/>
        </w:rPr>
        <w:t>.</w:t>
      </w:r>
      <w:del w:id="3" w:author="Reem Alfrangi" w:date="2020-03-25T06:17:00Z">
        <w:r w:rsidR="0011299E" w:rsidRPr="00C025C6" w:rsidDel="003518E6">
          <w:rPr>
            <w:rFonts w:hint="cs"/>
            <w:color w:val="808080" w:themeColor="background1" w:themeShade="80"/>
            <w:rtl/>
            <w:lang w:bidi="ar-JO"/>
          </w:rPr>
          <w:delText>.</w:delText>
        </w:r>
      </w:del>
    </w:p>
    <w:p w14:paraId="285D01BD" w14:textId="77777777" w:rsidR="00E745F1" w:rsidRPr="00C025C6" w:rsidRDefault="00E745F1" w:rsidP="00E745F1">
      <w:pPr>
        <w:bidi/>
        <w:jc w:val="center"/>
        <w:rPr>
          <w:color w:val="808080" w:themeColor="background1" w:themeShade="80"/>
          <w:rtl/>
          <w:lang w:bidi="ar-JO"/>
        </w:rPr>
      </w:pPr>
      <w:r w:rsidRPr="00C025C6">
        <w:rPr>
          <w:rFonts w:hint="cs"/>
          <w:color w:val="808080" w:themeColor="background1" w:themeShade="80"/>
          <w:rtl/>
          <w:lang w:bidi="ar-JO"/>
        </w:rPr>
        <w:t>*******</w:t>
      </w:r>
    </w:p>
    <w:p w14:paraId="1318713A" w14:textId="77777777" w:rsidR="00B944FD" w:rsidRPr="00C26B40" w:rsidRDefault="00B944FD" w:rsidP="00B944FD">
      <w:pPr>
        <w:bidi/>
        <w:spacing w:after="0"/>
        <w:jc w:val="mediumKashida"/>
        <w:rPr>
          <w:b/>
          <w:bCs/>
          <w:color w:val="808080" w:themeColor="background1" w:themeShade="80"/>
          <w:lang w:bidi="ar-JO"/>
        </w:rPr>
      </w:pPr>
      <w:r w:rsidRPr="00C26B40">
        <w:rPr>
          <w:rFonts w:hint="cs"/>
          <w:b/>
          <w:bCs/>
          <w:color w:val="808080" w:themeColor="background1" w:themeShade="80"/>
          <w:rtl/>
          <w:lang w:bidi="ar-JO"/>
        </w:rPr>
        <w:t>ما هي متلازمة داون:</w:t>
      </w:r>
    </w:p>
    <w:p w14:paraId="2BBC6F13" w14:textId="77777777" w:rsidR="009005BB" w:rsidRPr="00C26B40" w:rsidRDefault="009005BB" w:rsidP="00C26B40">
      <w:pPr>
        <w:bidi/>
        <w:spacing w:after="0"/>
        <w:jc w:val="mediumKashida"/>
        <w:rPr>
          <w:color w:val="808080" w:themeColor="background1" w:themeShade="80"/>
          <w:rtl/>
          <w:lang w:bidi="ar-JO"/>
        </w:rPr>
      </w:pPr>
      <w:r w:rsidRPr="00C26B40">
        <w:rPr>
          <w:rFonts w:ascii="Arial" w:hAnsi="Arial" w:cs="Arial"/>
          <w:color w:val="808080" w:themeColor="background1" w:themeShade="80"/>
          <w:shd w:val="clear" w:color="auto" w:fill="FFFFFF"/>
          <w:rtl/>
        </w:rPr>
        <w:t>اضطراب جيني يحدث نتيجة خلل في انقسام الكروموسوم 21، مما يؤدي إلى امتلاك ال</w:t>
      </w:r>
      <w:r w:rsidR="00C26B40" w:rsidRPr="00C26B40">
        <w:rPr>
          <w:rFonts w:ascii="Arial" w:hAnsi="Arial" w:cs="Arial" w:hint="cs"/>
          <w:color w:val="808080" w:themeColor="background1" w:themeShade="80"/>
          <w:shd w:val="clear" w:color="auto" w:fill="FFFFFF"/>
          <w:rtl/>
        </w:rPr>
        <w:t>شخص</w:t>
      </w:r>
      <w:r w:rsidRPr="00C26B40">
        <w:rPr>
          <w:rFonts w:ascii="Arial" w:hAnsi="Arial" w:cs="Arial"/>
          <w:color w:val="808080" w:themeColor="background1" w:themeShade="80"/>
          <w:shd w:val="clear" w:color="auto" w:fill="FFFFFF"/>
          <w:rtl/>
        </w:rPr>
        <w:t xml:space="preserve"> نسخة إضافية كاملة أو جزئية من</w:t>
      </w:r>
      <w:r w:rsidR="00C26B40" w:rsidRPr="00C26B40">
        <w:rPr>
          <w:rFonts w:ascii="Arial" w:hAnsi="Arial" w:cs="Arial"/>
          <w:color w:val="808080" w:themeColor="background1" w:themeShade="80"/>
          <w:shd w:val="clear" w:color="auto" w:fill="FFFFFF"/>
        </w:rPr>
        <w:t xml:space="preserve"> </w:t>
      </w:r>
      <w:r w:rsidR="00C26B40" w:rsidRPr="00C26B40">
        <w:rPr>
          <w:rFonts w:ascii="Arial" w:hAnsi="Arial" w:cs="Arial" w:hint="cs"/>
          <w:color w:val="808080" w:themeColor="background1" w:themeShade="80"/>
          <w:shd w:val="clear" w:color="auto" w:fill="FFFFFF"/>
          <w:rtl/>
          <w:lang w:bidi="ar-JO"/>
        </w:rPr>
        <w:t>هذا</w:t>
      </w:r>
      <w:r w:rsidR="00C26B40" w:rsidRPr="00C26B40">
        <w:rPr>
          <w:rFonts w:ascii="Arial" w:hAnsi="Arial" w:cs="Arial"/>
          <w:color w:val="808080" w:themeColor="background1" w:themeShade="80"/>
          <w:shd w:val="clear" w:color="auto" w:fill="FFFFFF"/>
          <w:rtl/>
        </w:rPr>
        <w:t xml:space="preserve"> الكروموسوم</w:t>
      </w:r>
      <w:r w:rsidR="00C26B40" w:rsidRPr="00C26B40">
        <w:rPr>
          <w:rFonts w:ascii="Arial" w:hAnsi="Arial" w:cs="Arial" w:hint="cs"/>
          <w:color w:val="808080" w:themeColor="background1" w:themeShade="80"/>
          <w:shd w:val="clear" w:color="auto" w:fill="FFFFFF"/>
          <w:rtl/>
        </w:rPr>
        <w:t>. سبب حدوث الخلل الجيني غير معروف.</w:t>
      </w:r>
    </w:p>
    <w:p w14:paraId="76FDFDCC" w14:textId="3BB54184" w:rsidR="00B944FD" w:rsidRPr="00721BB6" w:rsidRDefault="004D6FF3" w:rsidP="002D5E94">
      <w:pPr>
        <w:bidi/>
        <w:jc w:val="mediumKashida"/>
        <w:rPr>
          <w:ins w:id="4" w:author="user" w:date="2020-02-23T14:05:00Z"/>
          <w:color w:val="808080" w:themeColor="background1" w:themeShade="80"/>
          <w:rtl/>
          <w:lang w:bidi="ar-JO"/>
        </w:rPr>
      </w:pPr>
      <w:r w:rsidRPr="008E08E7">
        <w:rPr>
          <w:rFonts w:hint="cs"/>
          <w:color w:val="FF0000"/>
          <w:rtl/>
          <w:lang w:bidi="ar-JO"/>
        </w:rPr>
        <w:t>تعتبر متلازمة داون من اكثر الاضطرابات ا</w:t>
      </w:r>
      <w:r w:rsidR="008E08E7" w:rsidRPr="008E08E7">
        <w:rPr>
          <w:rFonts w:hint="cs"/>
          <w:color w:val="FF0000"/>
          <w:rtl/>
          <w:lang w:bidi="ar-JO"/>
        </w:rPr>
        <w:t>لجينية شيوعا (1 من كل 1000).</w:t>
      </w:r>
      <w:r w:rsidRPr="008E08E7">
        <w:rPr>
          <w:rFonts w:hint="cs"/>
          <w:color w:val="FF0000"/>
          <w:rtl/>
          <w:lang w:bidi="ar-JO"/>
        </w:rPr>
        <w:t xml:space="preserve"> </w:t>
      </w:r>
      <w:r w:rsidR="00721BB6" w:rsidRPr="00721BB6">
        <w:rPr>
          <w:rFonts w:hint="cs"/>
          <w:color w:val="808080" w:themeColor="background1" w:themeShade="80"/>
          <w:rtl/>
          <w:lang w:bidi="ar-JO"/>
        </w:rPr>
        <w:t xml:space="preserve">التسمية هي نسبة الى الطبيب </w:t>
      </w:r>
      <w:r w:rsidR="00432D2E">
        <w:rPr>
          <w:rFonts w:hint="cs"/>
          <w:color w:val="808080" w:themeColor="background1" w:themeShade="80"/>
          <w:rtl/>
          <w:lang w:bidi="ar-JO"/>
        </w:rPr>
        <w:t>ال</w:t>
      </w:r>
      <w:r w:rsidR="00721BB6" w:rsidRPr="00721BB6">
        <w:rPr>
          <w:rFonts w:hint="cs"/>
          <w:color w:val="808080" w:themeColor="background1" w:themeShade="80"/>
          <w:rtl/>
          <w:lang w:bidi="ar-JO"/>
        </w:rPr>
        <w:t>مكتشف المتلازمة.</w:t>
      </w:r>
    </w:p>
    <w:p w14:paraId="08FE6968" w14:textId="77777777" w:rsidR="00B944FD" w:rsidRDefault="00C26B40" w:rsidP="00C26B40">
      <w:pPr>
        <w:bidi/>
        <w:jc w:val="center"/>
        <w:rPr>
          <w:b/>
          <w:bCs/>
          <w:color w:val="808080" w:themeColor="background1" w:themeShade="80"/>
          <w:rtl/>
          <w:lang w:bidi="ar-JO"/>
        </w:rPr>
      </w:pPr>
      <w:r>
        <w:rPr>
          <w:rFonts w:hint="cs"/>
          <w:b/>
          <w:bCs/>
          <w:color w:val="808080" w:themeColor="background1" w:themeShade="80"/>
          <w:rtl/>
          <w:lang w:bidi="ar-JO"/>
        </w:rPr>
        <w:t>*******</w:t>
      </w:r>
    </w:p>
    <w:p w14:paraId="553C4429" w14:textId="60BE8430" w:rsidR="00747384" w:rsidRDefault="00747384" w:rsidP="00747384">
      <w:pPr>
        <w:bidi/>
        <w:rPr>
          <w:ins w:id="5" w:author="user" w:date="2020-02-23T14:05:00Z"/>
          <w:b/>
          <w:bCs/>
          <w:color w:val="808080" w:themeColor="background1" w:themeShade="80"/>
          <w:rtl/>
          <w:lang w:bidi="ar-JO"/>
        </w:rPr>
        <w:pPrChange w:id="6" w:author="Reem Alfrangi" w:date="2020-03-25T06:29:00Z">
          <w:pPr>
            <w:bidi/>
            <w:jc w:val="center"/>
          </w:pPr>
        </w:pPrChange>
      </w:pPr>
      <w:ins w:id="7" w:author="Reem Alfrangi" w:date="2020-03-25T06:25:00Z">
        <w:r>
          <w:rPr>
            <w:rFonts w:hint="cs"/>
            <w:b/>
            <w:bCs/>
            <w:color w:val="808080" w:themeColor="background1" w:themeShade="80"/>
            <w:rtl/>
            <w:lang w:bidi="ar-JO"/>
          </w:rPr>
          <w:t xml:space="preserve">عادة ماينشغل الأهل في </w:t>
        </w:r>
      </w:ins>
      <w:ins w:id="8" w:author="Reem Alfrangi" w:date="2020-03-25T06:26:00Z">
        <w:r>
          <w:rPr>
            <w:rFonts w:hint="cs"/>
            <w:b/>
            <w:bCs/>
            <w:color w:val="808080" w:themeColor="background1" w:themeShade="80"/>
            <w:rtl/>
            <w:lang w:bidi="ar-JO"/>
          </w:rPr>
          <w:t xml:space="preserve">التركيز على متلازمة داون والتحديات وينسون الإهتمام بأمور أخري مهمة لتطور طفلهم، منها الإهتمام بالأمور الصحية، إلحاقه ببرنامج التدخل المبكر الملائم من عمر مبكر... </w:t>
        </w:r>
      </w:ins>
      <w:ins w:id="9" w:author="Reem Alfrangi" w:date="2020-03-25T06:28:00Z">
        <w:r>
          <w:rPr>
            <w:rFonts w:hint="cs"/>
            <w:b/>
            <w:bCs/>
            <w:color w:val="808080" w:themeColor="background1" w:themeShade="80"/>
            <w:rtl/>
            <w:lang w:bidi="ar-JO"/>
          </w:rPr>
          <w:t>قد يكون أحد الأسباب الأخرى أنهم لايعرفون ماذا يفعلون أو أين يتوجهون للخطوات التالية... لذا، نذكر لكم سريعاً أمور عليكم كأهل الإهتمام بها بشكل مستمر منذ البداية...</w:t>
        </w:r>
      </w:ins>
      <w:del w:id="10" w:author="Reem Alfrangi" w:date="2020-03-25T06:24:00Z">
        <w:r w:rsidDel="00747384">
          <w:rPr>
            <w:rFonts w:hint="cs"/>
            <w:b/>
            <w:bCs/>
            <w:color w:val="808080" w:themeColor="background1" w:themeShade="80"/>
            <w:rtl/>
            <w:lang w:bidi="ar-JO"/>
          </w:rPr>
          <w:delText xml:space="preserve">عادة ينشغل الأهل </w:delText>
        </w:r>
      </w:del>
    </w:p>
    <w:p w14:paraId="231E7CA5" w14:textId="77777777" w:rsidR="00617A5E" w:rsidRPr="00C025C6" w:rsidRDefault="006D70E7" w:rsidP="00B944FD">
      <w:pPr>
        <w:bidi/>
        <w:jc w:val="mediumKashida"/>
        <w:rPr>
          <w:b/>
          <w:bCs/>
          <w:color w:val="808080" w:themeColor="background1" w:themeShade="80"/>
          <w:rtl/>
          <w:lang w:bidi="ar-JO"/>
        </w:rPr>
      </w:pPr>
      <w:r w:rsidRPr="00C025C6">
        <w:rPr>
          <w:rFonts w:hint="cs"/>
          <w:b/>
          <w:bCs/>
          <w:color w:val="808080" w:themeColor="background1" w:themeShade="80"/>
          <w:rtl/>
          <w:lang w:bidi="ar-JO"/>
        </w:rPr>
        <w:t>الأمور الصحية</w:t>
      </w:r>
      <w:r w:rsidR="00617A5E" w:rsidRPr="00C025C6">
        <w:rPr>
          <w:rFonts w:hint="cs"/>
          <w:b/>
          <w:bCs/>
          <w:color w:val="808080" w:themeColor="background1" w:themeShade="80"/>
          <w:rtl/>
          <w:lang w:bidi="ar-JO"/>
        </w:rPr>
        <w:t>:</w:t>
      </w:r>
    </w:p>
    <w:p w14:paraId="63A092D1" w14:textId="77777777" w:rsidR="00141385" w:rsidRPr="00C025C6" w:rsidRDefault="00617A5E" w:rsidP="00E745F1">
      <w:pPr>
        <w:bidi/>
        <w:jc w:val="mediumKashida"/>
        <w:rPr>
          <w:color w:val="808080" w:themeColor="background1" w:themeShade="80"/>
          <w:rtl/>
          <w:lang w:bidi="ar-JO"/>
        </w:rPr>
      </w:pPr>
      <w:r w:rsidRPr="00C025C6">
        <w:rPr>
          <w:rFonts w:hint="cs"/>
          <w:color w:val="808080" w:themeColor="background1" w:themeShade="80"/>
          <w:rtl/>
          <w:lang w:bidi="ar-JO"/>
        </w:rPr>
        <w:t xml:space="preserve">بداية سنذكر الأمور الطبية و الفحوصات التي ينصح بمتابعتها مع اطفالكم للاطمئنان على صحتهم: </w:t>
      </w:r>
    </w:p>
    <w:tbl>
      <w:tblPr>
        <w:tblStyle w:val="TableGrid"/>
        <w:bidiVisual/>
        <w:tblW w:w="0" w:type="auto"/>
        <w:tblLook w:val="04A0" w:firstRow="1" w:lastRow="0" w:firstColumn="1" w:lastColumn="0" w:noHBand="0" w:noVBand="1"/>
      </w:tblPr>
      <w:tblGrid>
        <w:gridCol w:w="1188"/>
        <w:gridCol w:w="8388"/>
      </w:tblGrid>
      <w:tr w:rsidR="00C025C6" w:rsidRPr="00C025C6" w14:paraId="1C6A676E" w14:textId="77777777" w:rsidTr="005D2820">
        <w:tc>
          <w:tcPr>
            <w:tcW w:w="1188" w:type="dxa"/>
          </w:tcPr>
          <w:p w14:paraId="222D43B4" w14:textId="77777777" w:rsidR="00F16C57" w:rsidRPr="00C025C6" w:rsidRDefault="00A75431" w:rsidP="00F16C57">
            <w:pPr>
              <w:bidi/>
              <w:jc w:val="mediumKashida"/>
              <w:rPr>
                <w:color w:val="808080" w:themeColor="background1" w:themeShade="80"/>
                <w:sz w:val="20"/>
                <w:szCs w:val="20"/>
                <w:rtl/>
                <w:lang w:bidi="ar-JO"/>
              </w:rPr>
            </w:pPr>
            <w:r w:rsidRPr="00C025C6">
              <w:rPr>
                <w:rFonts w:hint="cs"/>
                <w:color w:val="808080" w:themeColor="background1" w:themeShade="80"/>
                <w:sz w:val="20"/>
                <w:szCs w:val="20"/>
                <w:rtl/>
                <w:lang w:bidi="ar-JO"/>
              </w:rPr>
              <w:t>القلب</w:t>
            </w:r>
          </w:p>
        </w:tc>
        <w:tc>
          <w:tcPr>
            <w:tcW w:w="8388" w:type="dxa"/>
          </w:tcPr>
          <w:p w14:paraId="3D8B19D2" w14:textId="77777777" w:rsidR="00F16C57" w:rsidRPr="00C025C6" w:rsidRDefault="00A75431" w:rsidP="00F16C57">
            <w:pPr>
              <w:bidi/>
              <w:jc w:val="mediumKashida"/>
              <w:rPr>
                <w:color w:val="808080" w:themeColor="background1" w:themeShade="80"/>
                <w:sz w:val="20"/>
                <w:szCs w:val="20"/>
                <w:rtl/>
                <w:lang w:bidi="ar-JO"/>
              </w:rPr>
            </w:pPr>
            <w:r w:rsidRPr="00C025C6">
              <w:rPr>
                <w:rFonts w:hint="cs"/>
                <w:color w:val="808080" w:themeColor="background1" w:themeShade="80"/>
                <w:sz w:val="20"/>
                <w:szCs w:val="20"/>
                <w:rtl/>
                <w:lang w:bidi="ar-JO"/>
              </w:rPr>
              <w:t xml:space="preserve">عمل فحص الالتراساوند للتاكد من سلامة القلب عند الولادة </w:t>
            </w:r>
          </w:p>
        </w:tc>
      </w:tr>
      <w:tr w:rsidR="00C025C6" w:rsidRPr="00C025C6" w14:paraId="1E37480F" w14:textId="77777777" w:rsidTr="005D2820">
        <w:tc>
          <w:tcPr>
            <w:tcW w:w="1188" w:type="dxa"/>
          </w:tcPr>
          <w:p w14:paraId="390EAE25" w14:textId="77777777" w:rsidR="00F16C57" w:rsidRPr="00C025C6" w:rsidRDefault="00F16C57" w:rsidP="00F16C57">
            <w:pPr>
              <w:bidi/>
              <w:jc w:val="mediumKashida"/>
              <w:rPr>
                <w:color w:val="808080" w:themeColor="background1" w:themeShade="80"/>
                <w:sz w:val="20"/>
                <w:szCs w:val="20"/>
                <w:rtl/>
                <w:lang w:bidi="ar-JO"/>
              </w:rPr>
            </w:pPr>
            <w:r w:rsidRPr="00C025C6">
              <w:rPr>
                <w:rFonts w:hint="cs"/>
                <w:color w:val="808080" w:themeColor="background1" w:themeShade="80"/>
                <w:sz w:val="20"/>
                <w:szCs w:val="20"/>
                <w:rtl/>
                <w:lang w:bidi="ar-JO"/>
              </w:rPr>
              <w:t>الغدة الدرقية</w:t>
            </w:r>
          </w:p>
        </w:tc>
        <w:tc>
          <w:tcPr>
            <w:tcW w:w="8388" w:type="dxa"/>
          </w:tcPr>
          <w:p w14:paraId="033B8A5A" w14:textId="77777777" w:rsidR="00F16C57" w:rsidRPr="00C025C6" w:rsidRDefault="005D2820" w:rsidP="00F16C57">
            <w:pPr>
              <w:bidi/>
              <w:jc w:val="mediumKashida"/>
              <w:rPr>
                <w:color w:val="808080" w:themeColor="background1" w:themeShade="80"/>
                <w:sz w:val="20"/>
                <w:szCs w:val="20"/>
                <w:rtl/>
                <w:lang w:bidi="ar-JO"/>
              </w:rPr>
            </w:pPr>
            <w:r w:rsidRPr="00C025C6">
              <w:rPr>
                <w:rFonts w:hint="cs"/>
                <w:color w:val="808080" w:themeColor="background1" w:themeShade="80"/>
                <w:sz w:val="20"/>
                <w:szCs w:val="20"/>
                <w:rtl/>
                <w:lang w:bidi="ar-JO"/>
              </w:rPr>
              <w:t>عمل فحص دم (</w:t>
            </w:r>
            <w:r w:rsidRPr="00C025C6">
              <w:rPr>
                <w:color w:val="808080" w:themeColor="background1" w:themeShade="80"/>
                <w:sz w:val="20"/>
                <w:szCs w:val="20"/>
                <w:lang w:bidi="ar-JO"/>
              </w:rPr>
              <w:t xml:space="preserve">TSH </w:t>
            </w:r>
            <w:r w:rsidRPr="00C025C6">
              <w:rPr>
                <w:b/>
                <w:bCs/>
                <w:color w:val="808080" w:themeColor="background1" w:themeShade="80"/>
                <w:sz w:val="20"/>
                <w:szCs w:val="20"/>
                <w:lang w:bidi="ar-JO"/>
              </w:rPr>
              <w:t>,</w:t>
            </w:r>
            <w:r w:rsidRPr="008750A3">
              <w:rPr>
                <w:color w:val="808080" w:themeColor="background1" w:themeShade="80"/>
                <w:sz w:val="20"/>
                <w:szCs w:val="20"/>
                <w:lang w:bidi="ar-JO"/>
              </w:rPr>
              <w:t>T4</w:t>
            </w:r>
            <w:r w:rsidRPr="00C025C6">
              <w:rPr>
                <w:rFonts w:hint="cs"/>
                <w:color w:val="808080" w:themeColor="background1" w:themeShade="80"/>
                <w:sz w:val="20"/>
                <w:szCs w:val="20"/>
                <w:rtl/>
                <w:lang w:bidi="ar-JO"/>
              </w:rPr>
              <w:t>) عند الولادة و بعدها على عمر الستة اشهر و عمر السنة. ثم مرة سنويا بعد ذلك</w:t>
            </w:r>
          </w:p>
        </w:tc>
      </w:tr>
      <w:tr w:rsidR="00C9019C" w:rsidRPr="00C025C6" w14:paraId="35EC6362" w14:textId="77777777" w:rsidTr="005D2820">
        <w:tc>
          <w:tcPr>
            <w:tcW w:w="1188" w:type="dxa"/>
          </w:tcPr>
          <w:p w14:paraId="49D4251E" w14:textId="77777777" w:rsidR="00C9019C" w:rsidRPr="00C025C6" w:rsidRDefault="00C9019C" w:rsidP="00A23126">
            <w:pPr>
              <w:bidi/>
              <w:jc w:val="mediumKashida"/>
              <w:rPr>
                <w:color w:val="808080" w:themeColor="background1" w:themeShade="80"/>
                <w:sz w:val="20"/>
                <w:szCs w:val="20"/>
                <w:rtl/>
                <w:lang w:bidi="ar-JO"/>
              </w:rPr>
            </w:pPr>
            <w:r w:rsidRPr="00C025C6">
              <w:rPr>
                <w:rFonts w:hint="cs"/>
                <w:color w:val="808080" w:themeColor="background1" w:themeShade="80"/>
                <w:sz w:val="20"/>
                <w:szCs w:val="20"/>
                <w:rtl/>
                <w:lang w:bidi="ar-JO"/>
              </w:rPr>
              <w:t>الدم</w:t>
            </w:r>
          </w:p>
        </w:tc>
        <w:tc>
          <w:tcPr>
            <w:tcW w:w="8388" w:type="dxa"/>
          </w:tcPr>
          <w:p w14:paraId="6AA0CD2F" w14:textId="77777777" w:rsidR="00C9019C" w:rsidRPr="00C025C6" w:rsidRDefault="00C9019C" w:rsidP="00A23126">
            <w:pPr>
              <w:bidi/>
              <w:jc w:val="mediumKashida"/>
              <w:rPr>
                <w:color w:val="808080" w:themeColor="background1" w:themeShade="80"/>
                <w:sz w:val="20"/>
                <w:szCs w:val="20"/>
                <w:rtl/>
                <w:lang w:bidi="ar-JO"/>
              </w:rPr>
            </w:pPr>
            <w:r w:rsidRPr="00C025C6">
              <w:rPr>
                <w:rFonts w:hint="cs"/>
                <w:color w:val="808080" w:themeColor="background1" w:themeShade="80"/>
                <w:sz w:val="20"/>
                <w:szCs w:val="20"/>
                <w:rtl/>
                <w:lang w:bidi="ar-JO"/>
              </w:rPr>
              <w:t>عمل فحص دم شامل عند الولادة. ثم مرة سنويا بعد ذلك</w:t>
            </w:r>
          </w:p>
        </w:tc>
      </w:tr>
      <w:tr w:rsidR="00C9019C" w:rsidRPr="00C025C6" w14:paraId="5DCABFF9" w14:textId="77777777" w:rsidTr="005D2820">
        <w:tc>
          <w:tcPr>
            <w:tcW w:w="1188" w:type="dxa"/>
          </w:tcPr>
          <w:p w14:paraId="48AD823D" w14:textId="77777777" w:rsidR="00C9019C" w:rsidRPr="00C025C6" w:rsidRDefault="00C9019C" w:rsidP="00A23126">
            <w:pPr>
              <w:bidi/>
              <w:jc w:val="mediumKashida"/>
              <w:rPr>
                <w:color w:val="808080" w:themeColor="background1" w:themeShade="80"/>
                <w:sz w:val="20"/>
                <w:szCs w:val="20"/>
                <w:rtl/>
                <w:lang w:bidi="ar-JO"/>
              </w:rPr>
            </w:pPr>
            <w:r>
              <w:rPr>
                <w:rFonts w:hint="cs"/>
                <w:color w:val="808080" w:themeColor="background1" w:themeShade="80"/>
                <w:sz w:val="20"/>
                <w:szCs w:val="20"/>
                <w:rtl/>
                <w:lang w:bidi="ar-JO"/>
              </w:rPr>
              <w:t>الجهاز الهضمي</w:t>
            </w:r>
          </w:p>
        </w:tc>
        <w:tc>
          <w:tcPr>
            <w:tcW w:w="8388" w:type="dxa"/>
          </w:tcPr>
          <w:p w14:paraId="436A3D9E" w14:textId="77777777" w:rsidR="00C9019C" w:rsidRPr="00C025C6" w:rsidRDefault="00C9019C" w:rsidP="00A23126">
            <w:pPr>
              <w:bidi/>
              <w:jc w:val="mediumKashida"/>
              <w:rPr>
                <w:color w:val="808080" w:themeColor="background1" w:themeShade="80"/>
                <w:sz w:val="20"/>
                <w:szCs w:val="20"/>
                <w:rtl/>
                <w:lang w:bidi="ar-JO"/>
              </w:rPr>
            </w:pPr>
            <w:r>
              <w:rPr>
                <w:rFonts w:hint="cs"/>
                <w:color w:val="808080" w:themeColor="background1" w:themeShade="80"/>
                <w:sz w:val="20"/>
                <w:szCs w:val="20"/>
                <w:rtl/>
                <w:lang w:bidi="ar-JO"/>
              </w:rPr>
              <w:t>عمل فحص التراساوند</w:t>
            </w:r>
          </w:p>
        </w:tc>
      </w:tr>
      <w:tr w:rsidR="00C9019C" w:rsidRPr="00C025C6" w14:paraId="57B31F5F" w14:textId="77777777" w:rsidTr="005D2820">
        <w:tc>
          <w:tcPr>
            <w:tcW w:w="1188" w:type="dxa"/>
          </w:tcPr>
          <w:p w14:paraId="46338AAC" w14:textId="77777777" w:rsidR="00C9019C" w:rsidRPr="00C025C6" w:rsidRDefault="00C9019C" w:rsidP="00A23126">
            <w:pPr>
              <w:bidi/>
              <w:jc w:val="mediumKashida"/>
              <w:rPr>
                <w:color w:val="808080" w:themeColor="background1" w:themeShade="80"/>
                <w:sz w:val="20"/>
                <w:szCs w:val="20"/>
                <w:rtl/>
                <w:lang w:bidi="ar-JO"/>
              </w:rPr>
            </w:pPr>
            <w:r>
              <w:rPr>
                <w:rFonts w:hint="cs"/>
                <w:color w:val="808080" w:themeColor="background1" w:themeShade="80"/>
                <w:sz w:val="20"/>
                <w:szCs w:val="20"/>
                <w:rtl/>
                <w:lang w:bidi="ar-JO"/>
              </w:rPr>
              <w:t>النمو</w:t>
            </w:r>
          </w:p>
        </w:tc>
        <w:tc>
          <w:tcPr>
            <w:tcW w:w="8388" w:type="dxa"/>
          </w:tcPr>
          <w:p w14:paraId="425BD2CF" w14:textId="77777777" w:rsidR="00C9019C" w:rsidRPr="00C025C6" w:rsidRDefault="00C9019C" w:rsidP="00A23126">
            <w:pPr>
              <w:bidi/>
              <w:jc w:val="mediumKashida"/>
              <w:rPr>
                <w:color w:val="808080" w:themeColor="background1" w:themeShade="80"/>
                <w:sz w:val="20"/>
                <w:szCs w:val="20"/>
                <w:rtl/>
                <w:lang w:bidi="ar-JO"/>
              </w:rPr>
            </w:pPr>
            <w:r>
              <w:rPr>
                <w:rFonts w:hint="cs"/>
                <w:color w:val="808080" w:themeColor="background1" w:themeShade="80"/>
                <w:sz w:val="20"/>
                <w:szCs w:val="20"/>
                <w:rtl/>
                <w:lang w:bidi="ar-JO"/>
              </w:rPr>
              <w:t>يتم متابعة النمو بشكل دقيق حتى عمر السنتين. ثم سنويا حتى البلوغ</w:t>
            </w:r>
          </w:p>
        </w:tc>
      </w:tr>
      <w:tr w:rsidR="00C9019C" w:rsidRPr="00C025C6" w14:paraId="26866EA4" w14:textId="77777777" w:rsidTr="005D2820">
        <w:tc>
          <w:tcPr>
            <w:tcW w:w="1188" w:type="dxa"/>
          </w:tcPr>
          <w:p w14:paraId="0DC766FE" w14:textId="77777777" w:rsidR="00C9019C" w:rsidRPr="00C025C6" w:rsidRDefault="00C9019C" w:rsidP="00A23126">
            <w:pPr>
              <w:bidi/>
              <w:jc w:val="mediumKashida"/>
              <w:rPr>
                <w:color w:val="808080" w:themeColor="background1" w:themeShade="80"/>
                <w:sz w:val="20"/>
                <w:szCs w:val="20"/>
                <w:rtl/>
                <w:lang w:bidi="ar-JO"/>
              </w:rPr>
            </w:pPr>
            <w:r w:rsidRPr="00C025C6">
              <w:rPr>
                <w:rFonts w:hint="cs"/>
                <w:color w:val="808080" w:themeColor="background1" w:themeShade="80"/>
                <w:sz w:val="20"/>
                <w:szCs w:val="20"/>
                <w:rtl/>
                <w:lang w:bidi="ar-JO"/>
              </w:rPr>
              <w:t>السمع</w:t>
            </w:r>
          </w:p>
        </w:tc>
        <w:tc>
          <w:tcPr>
            <w:tcW w:w="8388" w:type="dxa"/>
          </w:tcPr>
          <w:p w14:paraId="35C6CBD5" w14:textId="77777777" w:rsidR="00C9019C" w:rsidRPr="00C025C6" w:rsidRDefault="00C9019C" w:rsidP="00A23126">
            <w:pPr>
              <w:bidi/>
              <w:jc w:val="mediumKashida"/>
              <w:rPr>
                <w:color w:val="808080" w:themeColor="background1" w:themeShade="80"/>
                <w:sz w:val="20"/>
                <w:szCs w:val="20"/>
                <w:rtl/>
                <w:lang w:bidi="ar-JO"/>
              </w:rPr>
            </w:pPr>
            <w:r w:rsidRPr="00C025C6">
              <w:rPr>
                <w:rFonts w:hint="cs"/>
                <w:color w:val="808080" w:themeColor="background1" w:themeShade="80"/>
                <w:sz w:val="20"/>
                <w:szCs w:val="20"/>
                <w:rtl/>
                <w:lang w:bidi="ar-JO"/>
              </w:rPr>
              <w:t>عمل فحص سمع كامل</w:t>
            </w:r>
            <w:r>
              <w:rPr>
                <w:rFonts w:hint="cs"/>
                <w:color w:val="808080" w:themeColor="background1" w:themeShade="80"/>
                <w:sz w:val="20"/>
                <w:szCs w:val="20"/>
                <w:rtl/>
                <w:lang w:bidi="ar-JO"/>
              </w:rPr>
              <w:t xml:space="preserve"> (تخطيط سمع)</w:t>
            </w:r>
            <w:r w:rsidRPr="00C025C6">
              <w:rPr>
                <w:rFonts w:hint="cs"/>
                <w:color w:val="808080" w:themeColor="background1" w:themeShade="80"/>
                <w:sz w:val="20"/>
                <w:szCs w:val="20"/>
                <w:rtl/>
                <w:lang w:bidi="ar-JO"/>
              </w:rPr>
              <w:t xml:space="preserve"> عند الولادة</w:t>
            </w:r>
            <w:r>
              <w:rPr>
                <w:rFonts w:hint="cs"/>
                <w:color w:val="808080" w:themeColor="background1" w:themeShade="80"/>
                <w:sz w:val="20"/>
                <w:szCs w:val="20"/>
                <w:rtl/>
                <w:lang w:bidi="ar-JO"/>
              </w:rPr>
              <w:t>. ثم  فحص الاذن الوسطى</w:t>
            </w:r>
            <w:r w:rsidRPr="00C025C6">
              <w:rPr>
                <w:rFonts w:hint="cs"/>
                <w:color w:val="808080" w:themeColor="background1" w:themeShade="80"/>
                <w:sz w:val="20"/>
                <w:szCs w:val="20"/>
                <w:rtl/>
                <w:lang w:bidi="ar-JO"/>
              </w:rPr>
              <w:t xml:space="preserve"> </w:t>
            </w:r>
            <w:r>
              <w:rPr>
                <w:rFonts w:hint="cs"/>
                <w:color w:val="808080" w:themeColor="background1" w:themeShade="80"/>
                <w:sz w:val="20"/>
                <w:szCs w:val="20"/>
                <w:rtl/>
                <w:lang w:bidi="ar-JO"/>
              </w:rPr>
              <w:t>مرة سنويا اوفي حال الاصابة بالرشح او الانفلونزا</w:t>
            </w:r>
          </w:p>
        </w:tc>
      </w:tr>
      <w:tr w:rsidR="00C9019C" w:rsidRPr="00C025C6" w14:paraId="1267564D" w14:textId="77777777" w:rsidTr="005D2820">
        <w:tc>
          <w:tcPr>
            <w:tcW w:w="1188" w:type="dxa"/>
          </w:tcPr>
          <w:p w14:paraId="0E4F4F44" w14:textId="77777777" w:rsidR="00C9019C" w:rsidRPr="00C025C6" w:rsidRDefault="00C9019C" w:rsidP="00A23126">
            <w:pPr>
              <w:bidi/>
              <w:jc w:val="mediumKashida"/>
              <w:rPr>
                <w:color w:val="808080" w:themeColor="background1" w:themeShade="80"/>
                <w:sz w:val="20"/>
                <w:szCs w:val="20"/>
                <w:rtl/>
                <w:lang w:bidi="ar-JO"/>
              </w:rPr>
            </w:pPr>
            <w:r w:rsidRPr="00C025C6">
              <w:rPr>
                <w:rFonts w:hint="cs"/>
                <w:color w:val="808080" w:themeColor="background1" w:themeShade="80"/>
                <w:sz w:val="20"/>
                <w:szCs w:val="20"/>
                <w:rtl/>
                <w:lang w:bidi="ar-JO"/>
              </w:rPr>
              <w:t>النظر</w:t>
            </w:r>
          </w:p>
        </w:tc>
        <w:tc>
          <w:tcPr>
            <w:tcW w:w="8388" w:type="dxa"/>
          </w:tcPr>
          <w:p w14:paraId="13A09456" w14:textId="77777777" w:rsidR="00C9019C" w:rsidRPr="00C025C6" w:rsidRDefault="00C9019C" w:rsidP="00A23126">
            <w:pPr>
              <w:bidi/>
              <w:jc w:val="mediumKashida"/>
              <w:rPr>
                <w:color w:val="808080" w:themeColor="background1" w:themeShade="80"/>
                <w:sz w:val="20"/>
                <w:szCs w:val="20"/>
                <w:rtl/>
                <w:lang w:bidi="ar-JO"/>
              </w:rPr>
            </w:pPr>
            <w:r w:rsidRPr="00C025C6">
              <w:rPr>
                <w:rFonts w:hint="cs"/>
                <w:color w:val="808080" w:themeColor="background1" w:themeShade="80"/>
                <w:sz w:val="20"/>
                <w:szCs w:val="20"/>
                <w:rtl/>
                <w:lang w:bidi="ar-JO"/>
              </w:rPr>
              <w:t>عمل فحص نظر عند طبيب عيون على عمر الستة اشهر. ثم مرة سنويا بعد ذلك</w:t>
            </w:r>
          </w:p>
        </w:tc>
      </w:tr>
      <w:tr w:rsidR="00C9019C" w:rsidRPr="00C025C6" w14:paraId="1423453C" w14:textId="77777777" w:rsidTr="005D2820">
        <w:tc>
          <w:tcPr>
            <w:tcW w:w="1188" w:type="dxa"/>
          </w:tcPr>
          <w:p w14:paraId="21667E26" w14:textId="77777777" w:rsidR="00C9019C" w:rsidRDefault="00C9019C" w:rsidP="00F16C57">
            <w:pPr>
              <w:bidi/>
              <w:jc w:val="mediumKashida"/>
              <w:rPr>
                <w:color w:val="808080" w:themeColor="background1" w:themeShade="80"/>
                <w:sz w:val="20"/>
                <w:szCs w:val="20"/>
                <w:rtl/>
                <w:lang w:bidi="ar-JO"/>
              </w:rPr>
            </w:pPr>
            <w:r>
              <w:rPr>
                <w:rFonts w:hint="cs"/>
                <w:color w:val="808080" w:themeColor="background1" w:themeShade="80"/>
                <w:sz w:val="20"/>
                <w:szCs w:val="20"/>
                <w:rtl/>
                <w:lang w:bidi="ar-JO"/>
              </w:rPr>
              <w:t>الورك</w:t>
            </w:r>
          </w:p>
        </w:tc>
        <w:tc>
          <w:tcPr>
            <w:tcW w:w="8388" w:type="dxa"/>
          </w:tcPr>
          <w:p w14:paraId="740237CA" w14:textId="77777777" w:rsidR="00C9019C" w:rsidRDefault="00C9019C" w:rsidP="00F16C57">
            <w:pPr>
              <w:bidi/>
              <w:jc w:val="mediumKashida"/>
              <w:rPr>
                <w:color w:val="808080" w:themeColor="background1" w:themeShade="80"/>
                <w:sz w:val="20"/>
                <w:szCs w:val="20"/>
                <w:rtl/>
                <w:lang w:bidi="ar-JO"/>
              </w:rPr>
            </w:pPr>
            <w:r>
              <w:rPr>
                <w:rFonts w:hint="cs"/>
                <w:color w:val="808080" w:themeColor="background1" w:themeShade="80"/>
                <w:sz w:val="20"/>
                <w:szCs w:val="20"/>
                <w:rtl/>
                <w:lang w:bidi="ar-JO"/>
              </w:rPr>
              <w:t xml:space="preserve">عمل صورة اشعة للورك للتاكد من عدم وجود ما يسمى "خلع ولادة" </w:t>
            </w:r>
          </w:p>
        </w:tc>
      </w:tr>
      <w:tr w:rsidR="00C9019C" w:rsidRPr="00C025C6" w14:paraId="43B684FE" w14:textId="77777777" w:rsidTr="005D2820">
        <w:tc>
          <w:tcPr>
            <w:tcW w:w="1188" w:type="dxa"/>
          </w:tcPr>
          <w:p w14:paraId="2823C439" w14:textId="77777777" w:rsidR="00C9019C" w:rsidRDefault="00270B1B" w:rsidP="00F16C57">
            <w:pPr>
              <w:bidi/>
              <w:jc w:val="mediumKashida"/>
              <w:rPr>
                <w:color w:val="808080" w:themeColor="background1" w:themeShade="80"/>
                <w:sz w:val="20"/>
                <w:szCs w:val="20"/>
                <w:rtl/>
                <w:lang w:bidi="ar-JO"/>
              </w:rPr>
            </w:pPr>
            <w:r>
              <w:rPr>
                <w:rFonts w:hint="cs"/>
                <w:color w:val="808080" w:themeColor="background1" w:themeShade="80"/>
                <w:sz w:val="20"/>
                <w:szCs w:val="20"/>
                <w:rtl/>
                <w:lang w:bidi="ar-JO"/>
              </w:rPr>
              <w:t>الرقبة</w:t>
            </w:r>
          </w:p>
        </w:tc>
        <w:tc>
          <w:tcPr>
            <w:tcW w:w="8388" w:type="dxa"/>
          </w:tcPr>
          <w:p w14:paraId="7F2B85BC" w14:textId="77777777" w:rsidR="00C9019C" w:rsidRDefault="00270B1B" w:rsidP="00F16C57">
            <w:pPr>
              <w:bidi/>
              <w:jc w:val="mediumKashida"/>
              <w:rPr>
                <w:color w:val="808080" w:themeColor="background1" w:themeShade="80"/>
                <w:sz w:val="20"/>
                <w:szCs w:val="20"/>
                <w:rtl/>
                <w:lang w:bidi="ar-JO"/>
              </w:rPr>
            </w:pPr>
            <w:r>
              <w:rPr>
                <w:rFonts w:hint="cs"/>
                <w:color w:val="808080" w:themeColor="background1" w:themeShade="80"/>
                <w:sz w:val="20"/>
                <w:szCs w:val="20"/>
                <w:rtl/>
                <w:lang w:bidi="ar-JO"/>
              </w:rPr>
              <w:t>عمل صورة اشعة للرقبة بين عمر 3-5 سنوات</w:t>
            </w:r>
          </w:p>
        </w:tc>
      </w:tr>
      <w:tr w:rsidR="00270B1B" w:rsidRPr="00C025C6" w14:paraId="635F6D44" w14:textId="77777777" w:rsidTr="005D2820">
        <w:tc>
          <w:tcPr>
            <w:tcW w:w="1188" w:type="dxa"/>
          </w:tcPr>
          <w:p w14:paraId="4C18DC50" w14:textId="77777777" w:rsidR="00270B1B" w:rsidRDefault="00270B1B" w:rsidP="00F16C57">
            <w:pPr>
              <w:bidi/>
              <w:jc w:val="mediumKashida"/>
              <w:rPr>
                <w:color w:val="808080" w:themeColor="background1" w:themeShade="80"/>
                <w:sz w:val="20"/>
                <w:szCs w:val="20"/>
                <w:rtl/>
                <w:lang w:bidi="ar-JO"/>
              </w:rPr>
            </w:pPr>
            <w:r>
              <w:rPr>
                <w:rFonts w:hint="cs"/>
                <w:color w:val="808080" w:themeColor="background1" w:themeShade="80"/>
                <w:sz w:val="20"/>
                <w:szCs w:val="20"/>
                <w:rtl/>
                <w:lang w:bidi="ar-JO"/>
              </w:rPr>
              <w:t>السيلياك</w:t>
            </w:r>
          </w:p>
        </w:tc>
        <w:tc>
          <w:tcPr>
            <w:tcW w:w="8388" w:type="dxa"/>
          </w:tcPr>
          <w:p w14:paraId="70C8D34F" w14:textId="77777777" w:rsidR="00270B1B" w:rsidRDefault="00270B1B" w:rsidP="00F16C57">
            <w:pPr>
              <w:bidi/>
              <w:jc w:val="mediumKashida"/>
              <w:rPr>
                <w:color w:val="808080" w:themeColor="background1" w:themeShade="80"/>
                <w:sz w:val="20"/>
                <w:szCs w:val="20"/>
                <w:rtl/>
                <w:lang w:bidi="ar-JO"/>
              </w:rPr>
            </w:pPr>
            <w:r>
              <w:rPr>
                <w:rFonts w:hint="cs"/>
                <w:color w:val="808080" w:themeColor="background1" w:themeShade="80"/>
                <w:sz w:val="20"/>
                <w:szCs w:val="20"/>
                <w:rtl/>
                <w:lang w:bidi="ar-JO"/>
              </w:rPr>
              <w:t>عمل فحص دم للتاكد من عدم وجود مرض السيلياك بين عمر 2-3 سنوات او قبل ذلك ان ظهرت الاعراض</w:t>
            </w:r>
          </w:p>
        </w:tc>
      </w:tr>
    </w:tbl>
    <w:p w14:paraId="5EEFB560" w14:textId="77777777" w:rsidR="00E745F1" w:rsidRPr="00C025C6" w:rsidRDefault="00E745F1" w:rsidP="00C9019C">
      <w:pPr>
        <w:bidi/>
        <w:jc w:val="center"/>
        <w:rPr>
          <w:color w:val="808080" w:themeColor="background1" w:themeShade="80"/>
          <w:rtl/>
          <w:lang w:bidi="ar-JO"/>
        </w:rPr>
      </w:pPr>
      <w:r w:rsidRPr="00C025C6">
        <w:rPr>
          <w:rFonts w:hint="cs"/>
          <w:color w:val="808080" w:themeColor="background1" w:themeShade="80"/>
          <w:rtl/>
          <w:lang w:bidi="ar-JO"/>
        </w:rPr>
        <w:t>*****</w:t>
      </w:r>
    </w:p>
    <w:p w14:paraId="2D0DFE64" w14:textId="77777777" w:rsidR="00E745F1" w:rsidRPr="00C025C6" w:rsidRDefault="00E745F1" w:rsidP="00E745F1">
      <w:pPr>
        <w:bidi/>
        <w:jc w:val="mediumKashida"/>
        <w:rPr>
          <w:color w:val="808080" w:themeColor="background1" w:themeShade="80"/>
          <w:rtl/>
          <w:lang w:bidi="ar-JO"/>
        </w:rPr>
      </w:pPr>
    </w:p>
    <w:p w14:paraId="0CE505FE" w14:textId="77777777" w:rsidR="00220F8E" w:rsidRPr="00C025C6" w:rsidRDefault="00220F8E" w:rsidP="00E745F1">
      <w:pPr>
        <w:bidi/>
        <w:spacing w:after="0"/>
        <w:jc w:val="mediumKashida"/>
        <w:rPr>
          <w:b/>
          <w:bCs/>
          <w:color w:val="808080" w:themeColor="background1" w:themeShade="80"/>
          <w:rtl/>
          <w:lang w:bidi="ar-JO"/>
        </w:rPr>
      </w:pPr>
      <w:r w:rsidRPr="00C025C6">
        <w:rPr>
          <w:rFonts w:hint="cs"/>
          <w:b/>
          <w:bCs/>
          <w:color w:val="808080" w:themeColor="background1" w:themeShade="80"/>
          <w:rtl/>
          <w:lang w:bidi="ar-JO"/>
        </w:rPr>
        <w:t xml:space="preserve">التدخل المبكر: </w:t>
      </w:r>
    </w:p>
    <w:p w14:paraId="49239593" w14:textId="07E21F0D" w:rsidR="0093408C" w:rsidRPr="00C025C6" w:rsidRDefault="00220F8E" w:rsidP="008E08E7">
      <w:pPr>
        <w:bidi/>
        <w:spacing w:after="0"/>
        <w:jc w:val="mediumKashida"/>
        <w:rPr>
          <w:color w:val="808080" w:themeColor="background1" w:themeShade="80"/>
          <w:rtl/>
          <w:lang w:bidi="ar-JO"/>
        </w:rPr>
      </w:pPr>
      <w:r w:rsidRPr="00C025C6">
        <w:rPr>
          <w:rFonts w:hint="cs"/>
          <w:color w:val="808080" w:themeColor="background1" w:themeShade="80"/>
          <w:rtl/>
          <w:lang w:bidi="ar-JO"/>
        </w:rPr>
        <w:t xml:space="preserve">هو </w:t>
      </w:r>
      <w:r w:rsidR="00FD7E7A" w:rsidRPr="00C025C6">
        <w:rPr>
          <w:rFonts w:hint="cs"/>
          <w:color w:val="808080" w:themeColor="background1" w:themeShade="80"/>
          <w:rtl/>
          <w:lang w:bidi="ar-JO"/>
        </w:rPr>
        <w:t xml:space="preserve">نظام دعم و مساعدة </w:t>
      </w:r>
      <w:r w:rsidR="0093408C" w:rsidRPr="00C025C6">
        <w:rPr>
          <w:rFonts w:hint="cs"/>
          <w:color w:val="808080" w:themeColor="background1" w:themeShade="80"/>
          <w:rtl/>
          <w:lang w:bidi="ar-JO"/>
        </w:rPr>
        <w:t>للأطفال (</w:t>
      </w:r>
      <w:ins w:id="11" w:author="Reem Alfrangi" w:date="2020-03-25T06:29:00Z">
        <w:r w:rsidR="00747384">
          <w:rPr>
            <w:rFonts w:hint="cs"/>
            <w:color w:val="808080" w:themeColor="background1" w:themeShade="80"/>
            <w:rtl/>
            <w:lang w:bidi="ar-JO"/>
          </w:rPr>
          <w:t>من عمر ال</w:t>
        </w:r>
      </w:ins>
      <w:r w:rsidR="0093408C" w:rsidRPr="00C025C6">
        <w:rPr>
          <w:rFonts w:hint="cs"/>
          <w:color w:val="808080" w:themeColor="background1" w:themeShade="80"/>
          <w:rtl/>
          <w:lang w:bidi="ar-JO"/>
        </w:rPr>
        <w:t xml:space="preserve">ولادة </w:t>
      </w:r>
      <w:r w:rsidR="0093408C" w:rsidRPr="00C025C6">
        <w:rPr>
          <w:color w:val="808080" w:themeColor="background1" w:themeShade="80"/>
          <w:rtl/>
          <w:lang w:bidi="ar-JO"/>
        </w:rPr>
        <w:t>–</w:t>
      </w:r>
      <w:r w:rsidR="0093408C" w:rsidRPr="00C025C6">
        <w:rPr>
          <w:rFonts w:hint="cs"/>
          <w:color w:val="808080" w:themeColor="background1" w:themeShade="80"/>
          <w:rtl/>
          <w:lang w:bidi="ar-JO"/>
        </w:rPr>
        <w:t xml:space="preserve"> ثلاث سنوات) الذين لديهم تأخر في النمو و </w:t>
      </w:r>
      <w:r w:rsidR="0093408C" w:rsidRPr="00C9019C">
        <w:rPr>
          <w:rFonts w:hint="cs"/>
          <w:color w:val="808080" w:themeColor="background1" w:themeShade="80"/>
          <w:rtl/>
          <w:lang w:bidi="ar-JO"/>
        </w:rPr>
        <w:t>تطوير</w:t>
      </w:r>
      <w:r w:rsidR="0093408C" w:rsidRPr="00C9019C">
        <w:rPr>
          <w:color w:val="808080" w:themeColor="background1" w:themeShade="80"/>
          <w:rtl/>
          <w:lang w:bidi="ar-JO"/>
        </w:rPr>
        <w:t xml:space="preserve"> </w:t>
      </w:r>
      <w:r w:rsidR="0093408C" w:rsidRPr="00C9019C">
        <w:rPr>
          <w:rFonts w:hint="cs"/>
          <w:color w:val="808080" w:themeColor="background1" w:themeShade="80"/>
          <w:rtl/>
          <w:lang w:bidi="ar-JO"/>
        </w:rPr>
        <w:t>المهارات</w:t>
      </w:r>
      <w:r w:rsidR="0093408C" w:rsidRPr="00C9019C">
        <w:rPr>
          <w:color w:val="808080" w:themeColor="background1" w:themeShade="80"/>
          <w:rtl/>
          <w:lang w:bidi="ar-JO"/>
        </w:rPr>
        <w:t xml:space="preserve">. </w:t>
      </w:r>
      <w:r w:rsidR="003D7C38" w:rsidRPr="00C9019C">
        <w:rPr>
          <w:rFonts w:hint="cs"/>
          <w:color w:val="808080" w:themeColor="background1" w:themeShade="80"/>
          <w:rtl/>
          <w:lang w:bidi="ar-JO"/>
        </w:rPr>
        <w:t xml:space="preserve">حيث يعتمد على تقييم الطفل </w:t>
      </w:r>
      <w:r w:rsidR="002B6251" w:rsidRPr="00C9019C">
        <w:rPr>
          <w:rFonts w:hint="cs"/>
          <w:color w:val="808080" w:themeColor="background1" w:themeShade="80"/>
          <w:rtl/>
          <w:lang w:bidi="ar-JO"/>
        </w:rPr>
        <w:t>من</w:t>
      </w:r>
      <w:r w:rsidR="002B6251" w:rsidRPr="00C9019C">
        <w:rPr>
          <w:color w:val="FF0000"/>
          <w:rtl/>
          <w:lang w:bidi="ar-JO"/>
        </w:rPr>
        <w:t xml:space="preserve"> </w:t>
      </w:r>
      <w:r w:rsidR="002B6251" w:rsidRPr="00C9019C">
        <w:rPr>
          <w:rFonts w:hint="cs"/>
          <w:color w:val="FF0000"/>
          <w:rtl/>
          <w:lang w:bidi="ar-JO"/>
        </w:rPr>
        <w:t>نواحي</w:t>
      </w:r>
      <w:r w:rsidR="0093408C" w:rsidRPr="00C9019C">
        <w:rPr>
          <w:color w:val="FF0000"/>
          <w:rtl/>
          <w:lang w:bidi="ar-JO"/>
        </w:rPr>
        <w:t xml:space="preserve"> </w:t>
      </w:r>
      <w:r w:rsidR="0093408C" w:rsidRPr="00C9019C">
        <w:rPr>
          <w:rFonts w:hint="cs"/>
          <w:color w:val="808080" w:themeColor="background1" w:themeShade="80"/>
          <w:rtl/>
          <w:lang w:bidi="ar-JO"/>
        </w:rPr>
        <w:t>التطور</w:t>
      </w:r>
      <w:r w:rsidR="0093408C" w:rsidRPr="00C9019C">
        <w:rPr>
          <w:color w:val="808080" w:themeColor="background1" w:themeShade="80"/>
          <w:rtl/>
          <w:lang w:bidi="ar-JO"/>
        </w:rPr>
        <w:t xml:space="preserve"> </w:t>
      </w:r>
      <w:r w:rsidR="0093408C" w:rsidRPr="00C9019C">
        <w:rPr>
          <w:rFonts w:hint="cs"/>
          <w:color w:val="808080" w:themeColor="background1" w:themeShade="80"/>
          <w:rtl/>
          <w:lang w:bidi="ar-JO"/>
        </w:rPr>
        <w:t>المختلفة</w:t>
      </w:r>
      <w:r w:rsidR="0093408C" w:rsidRPr="00C025C6">
        <w:rPr>
          <w:rFonts w:hint="cs"/>
          <w:color w:val="808080" w:themeColor="background1" w:themeShade="80"/>
          <w:rtl/>
          <w:lang w:bidi="ar-JO"/>
        </w:rPr>
        <w:t xml:space="preserve">: </w:t>
      </w:r>
      <w:r w:rsidR="008E08E7" w:rsidRPr="008E08E7">
        <w:rPr>
          <w:rFonts w:hint="cs"/>
          <w:color w:val="808080" w:themeColor="background1" w:themeShade="80"/>
          <w:rtl/>
          <w:lang w:bidi="ar-JO"/>
        </w:rPr>
        <w:t>الحركية، الاجتماعية، الادراكية ، اللغوية، بالاضافة الى النطق و البلع وبناء على التقييم يتم توفير الجلسات العلاجية و البرامج المنزلية اللازمة من خلال المراكز المتخصصة الحكومية و الخاصة</w:t>
      </w:r>
      <w:r w:rsidR="008E08E7" w:rsidRPr="00C025C6">
        <w:rPr>
          <w:rFonts w:hint="cs"/>
          <w:color w:val="808080" w:themeColor="background1" w:themeShade="80"/>
          <w:rtl/>
          <w:lang w:bidi="ar-JO"/>
        </w:rPr>
        <w:t xml:space="preserve"> </w:t>
      </w:r>
      <w:r w:rsidR="000C477E" w:rsidRPr="00C025C6">
        <w:rPr>
          <w:rFonts w:hint="cs"/>
          <w:color w:val="808080" w:themeColor="background1" w:themeShade="80"/>
          <w:rtl/>
          <w:lang w:bidi="ar-JO"/>
        </w:rPr>
        <w:t xml:space="preserve">، حيث يتوفر العديد من المراكز في عمان و المحافظات الاخرى </w:t>
      </w:r>
      <w:commentRangeStart w:id="12"/>
      <w:r w:rsidR="000C477E" w:rsidRPr="00C025C6">
        <w:rPr>
          <w:rFonts w:hint="cs"/>
          <w:color w:val="808080" w:themeColor="background1" w:themeShade="80"/>
          <w:rtl/>
          <w:lang w:bidi="ar-JO"/>
        </w:rPr>
        <w:t>التي تقدم هذه الخدمات</w:t>
      </w:r>
      <w:commentRangeEnd w:id="12"/>
      <w:r w:rsidR="0054050F">
        <w:rPr>
          <w:rStyle w:val="CommentReference"/>
          <w:rtl/>
        </w:rPr>
        <w:commentReference w:id="12"/>
      </w:r>
      <w:r w:rsidR="000C477E" w:rsidRPr="00C025C6">
        <w:rPr>
          <w:rFonts w:hint="cs"/>
          <w:color w:val="808080" w:themeColor="background1" w:themeShade="80"/>
          <w:rtl/>
          <w:lang w:bidi="ar-JO"/>
        </w:rPr>
        <w:t xml:space="preserve">. </w:t>
      </w:r>
    </w:p>
    <w:p w14:paraId="752DF9FF" w14:textId="77777777" w:rsidR="00E337FB" w:rsidRPr="00C025C6" w:rsidRDefault="00E337FB" w:rsidP="00E745F1">
      <w:pPr>
        <w:bidi/>
        <w:spacing w:after="0"/>
        <w:jc w:val="mediumKashida"/>
        <w:rPr>
          <w:color w:val="808080" w:themeColor="background1" w:themeShade="80"/>
          <w:u w:val="single"/>
          <w:rtl/>
          <w:lang w:bidi="ar-JO"/>
        </w:rPr>
      </w:pPr>
      <w:r w:rsidRPr="00C025C6">
        <w:rPr>
          <w:rFonts w:hint="cs"/>
          <w:color w:val="808080" w:themeColor="background1" w:themeShade="80"/>
          <w:u w:val="single"/>
          <w:rtl/>
          <w:lang w:bidi="ar-JO"/>
        </w:rPr>
        <w:t>لكن ماذا نقصد بمراحل التطور هذه و لماذا يجب متابعت</w:t>
      </w:r>
      <w:r w:rsidR="00A7741D">
        <w:rPr>
          <w:rFonts w:hint="cs"/>
          <w:color w:val="808080" w:themeColor="background1" w:themeShade="80"/>
          <w:u w:val="single"/>
          <w:rtl/>
          <w:lang w:bidi="ar-JO"/>
        </w:rPr>
        <w:t>ه</w:t>
      </w:r>
      <w:r w:rsidRPr="00C025C6">
        <w:rPr>
          <w:rFonts w:hint="cs"/>
          <w:color w:val="808080" w:themeColor="background1" w:themeShade="80"/>
          <w:u w:val="single"/>
          <w:rtl/>
          <w:lang w:bidi="ar-JO"/>
        </w:rPr>
        <w:t xml:space="preserve">ا؟ </w:t>
      </w:r>
    </w:p>
    <w:p w14:paraId="7FDCA46B" w14:textId="77777777" w:rsidR="002D6505" w:rsidRDefault="00E337FB" w:rsidP="00163161">
      <w:pPr>
        <w:bidi/>
        <w:spacing w:after="0"/>
        <w:jc w:val="mediumKashida"/>
        <w:rPr>
          <w:color w:val="808080" w:themeColor="background1" w:themeShade="80"/>
          <w:rtl/>
          <w:lang w:bidi="ar-JO"/>
        </w:rPr>
      </w:pPr>
      <w:r w:rsidRPr="00C025C6">
        <w:rPr>
          <w:rFonts w:hint="cs"/>
          <w:color w:val="808080" w:themeColor="background1" w:themeShade="80"/>
          <w:rtl/>
          <w:lang w:bidi="ar-JO"/>
        </w:rPr>
        <w:t xml:space="preserve">مراحل تطور الطفل هي الفترات الزمنية المتوقع من </w:t>
      </w:r>
      <w:r w:rsidR="00BE232B" w:rsidRPr="00C025C6">
        <w:rPr>
          <w:rFonts w:hint="cs"/>
          <w:color w:val="808080" w:themeColor="background1" w:themeShade="80"/>
          <w:rtl/>
          <w:lang w:bidi="ar-JO"/>
        </w:rPr>
        <w:t xml:space="preserve">اي طفل اكتساب المهارات المتنوعة التي يتمكن من خلالها من التطور في المجالات الحركية و الاجتماعية و الادراكية و النطق. </w:t>
      </w:r>
      <w:r w:rsidR="00163161">
        <w:rPr>
          <w:rFonts w:hint="cs"/>
          <w:color w:val="808080" w:themeColor="background1" w:themeShade="80"/>
          <w:rtl/>
          <w:lang w:bidi="ar-JO"/>
        </w:rPr>
        <w:t xml:space="preserve">تاليا نبين مراحل التطور </w:t>
      </w:r>
      <w:r w:rsidR="004136A0">
        <w:rPr>
          <w:rFonts w:hint="cs"/>
          <w:color w:val="808080" w:themeColor="background1" w:themeShade="80"/>
          <w:rtl/>
          <w:lang w:bidi="ar-JO"/>
        </w:rPr>
        <w:t xml:space="preserve">الحركي </w:t>
      </w:r>
      <w:r w:rsidR="00163161">
        <w:rPr>
          <w:rFonts w:hint="cs"/>
          <w:color w:val="808080" w:themeColor="background1" w:themeShade="80"/>
          <w:rtl/>
          <w:lang w:bidi="ar-JO"/>
        </w:rPr>
        <w:t xml:space="preserve">الاساسية لدى أطفال متلازمة داون: </w:t>
      </w:r>
    </w:p>
    <w:p w14:paraId="4E9C9594" w14:textId="77777777" w:rsidR="00FF704F" w:rsidRDefault="00FF704F" w:rsidP="00FF704F">
      <w:pPr>
        <w:bidi/>
        <w:spacing w:after="0"/>
        <w:jc w:val="mediumKashida"/>
        <w:rPr>
          <w:color w:val="808080" w:themeColor="background1" w:themeShade="80"/>
          <w:rtl/>
          <w:lang w:bidi="ar-JO"/>
        </w:rPr>
      </w:pPr>
    </w:p>
    <w:p w14:paraId="68234094" w14:textId="77777777" w:rsidR="00610E51" w:rsidRPr="008E08E7" w:rsidRDefault="005D6015" w:rsidP="005D6015">
      <w:pPr>
        <w:bidi/>
        <w:spacing w:after="0"/>
        <w:jc w:val="mediumKashida"/>
        <w:rPr>
          <w:color w:val="FF0000"/>
          <w:lang w:bidi="ar-JO"/>
        </w:rPr>
      </w:pPr>
      <w:r>
        <w:rPr>
          <w:rFonts w:hint="cs"/>
          <w:color w:val="808080" w:themeColor="background1" w:themeShade="80"/>
          <w:rtl/>
          <w:lang w:bidi="ar-JO"/>
        </w:rPr>
        <w:t>ينصح باجراء التقييمات التالية لمعرفة مدى حاجة طفلكم للجلسات العلاجية:</w:t>
      </w:r>
      <w:r w:rsidR="008E08E7">
        <w:rPr>
          <w:rFonts w:hint="cs"/>
          <w:color w:val="808080" w:themeColor="background1" w:themeShade="80"/>
          <w:rtl/>
          <w:lang w:bidi="ar-JO"/>
        </w:rPr>
        <w:t xml:space="preserve">   </w:t>
      </w:r>
      <w:r w:rsidR="008E08E7">
        <w:rPr>
          <w:color w:val="FF0000"/>
          <w:lang w:bidi="ar-JO"/>
        </w:rPr>
        <w:t>shall we keep this part?</w:t>
      </w:r>
    </w:p>
    <w:p w14:paraId="2B716A99" w14:textId="77777777" w:rsidR="00610E51" w:rsidRPr="00C025C6" w:rsidRDefault="00610E51" w:rsidP="00610E51">
      <w:pPr>
        <w:bidi/>
        <w:spacing w:after="0"/>
        <w:jc w:val="mediumKashida"/>
        <w:rPr>
          <w:color w:val="808080" w:themeColor="background1" w:themeShade="80"/>
          <w:rtl/>
          <w:lang w:bidi="ar-JO"/>
        </w:rPr>
      </w:pPr>
    </w:p>
    <w:tbl>
      <w:tblPr>
        <w:tblStyle w:val="TableGrid"/>
        <w:bidiVisual/>
        <w:tblW w:w="0" w:type="auto"/>
        <w:tblLook w:val="04A0" w:firstRow="1" w:lastRow="0" w:firstColumn="1" w:lastColumn="0" w:noHBand="0" w:noVBand="1"/>
      </w:tblPr>
      <w:tblGrid>
        <w:gridCol w:w="4788"/>
        <w:gridCol w:w="4788"/>
      </w:tblGrid>
      <w:tr w:rsidR="00C025C6" w:rsidRPr="00C025C6" w14:paraId="7C4C0851" w14:textId="77777777" w:rsidTr="00ED343C">
        <w:tc>
          <w:tcPr>
            <w:tcW w:w="4788" w:type="dxa"/>
          </w:tcPr>
          <w:p w14:paraId="39133A96" w14:textId="77777777" w:rsidR="00ED343C" w:rsidRPr="00C025C6" w:rsidRDefault="00ED343C" w:rsidP="00446E46">
            <w:pPr>
              <w:bidi/>
              <w:jc w:val="center"/>
              <w:rPr>
                <w:b/>
                <w:bCs/>
                <w:color w:val="808080" w:themeColor="background1" w:themeShade="80"/>
                <w:rtl/>
                <w:lang w:bidi="ar-JO"/>
              </w:rPr>
            </w:pPr>
            <w:r w:rsidRPr="00C025C6">
              <w:rPr>
                <w:rFonts w:hint="cs"/>
                <w:b/>
                <w:bCs/>
                <w:color w:val="808080" w:themeColor="background1" w:themeShade="80"/>
                <w:rtl/>
                <w:lang w:bidi="ar-JO"/>
              </w:rPr>
              <w:t>التقييم</w:t>
            </w:r>
          </w:p>
        </w:tc>
        <w:tc>
          <w:tcPr>
            <w:tcW w:w="4788" w:type="dxa"/>
          </w:tcPr>
          <w:p w14:paraId="31BB5F84" w14:textId="77777777" w:rsidR="00ED343C" w:rsidRPr="00C025C6" w:rsidRDefault="00ED343C" w:rsidP="00446E46">
            <w:pPr>
              <w:bidi/>
              <w:jc w:val="center"/>
              <w:rPr>
                <w:b/>
                <w:bCs/>
                <w:color w:val="808080" w:themeColor="background1" w:themeShade="80"/>
                <w:rtl/>
                <w:lang w:bidi="ar-JO"/>
              </w:rPr>
            </w:pPr>
            <w:r w:rsidRPr="00C025C6">
              <w:rPr>
                <w:rFonts w:hint="cs"/>
                <w:b/>
                <w:bCs/>
                <w:color w:val="808080" w:themeColor="background1" w:themeShade="80"/>
                <w:rtl/>
                <w:lang w:bidi="ar-JO"/>
              </w:rPr>
              <w:t>العمر الذي ينصح عنده اجراء التقييم</w:t>
            </w:r>
          </w:p>
        </w:tc>
      </w:tr>
      <w:tr w:rsidR="00C025C6" w:rsidRPr="00C025C6" w14:paraId="32783E42" w14:textId="77777777" w:rsidTr="00ED343C">
        <w:tc>
          <w:tcPr>
            <w:tcW w:w="4788" w:type="dxa"/>
          </w:tcPr>
          <w:p w14:paraId="0BE80291" w14:textId="77777777" w:rsidR="00ED343C" w:rsidRPr="00C025C6" w:rsidRDefault="00375AA0" w:rsidP="00446E46">
            <w:pPr>
              <w:bidi/>
              <w:jc w:val="center"/>
              <w:rPr>
                <w:color w:val="808080" w:themeColor="background1" w:themeShade="80"/>
                <w:rtl/>
                <w:lang w:bidi="ar-JO"/>
              </w:rPr>
            </w:pPr>
            <w:r w:rsidRPr="00C025C6">
              <w:rPr>
                <w:rFonts w:hint="cs"/>
                <w:color w:val="808080" w:themeColor="background1" w:themeShade="80"/>
                <w:rtl/>
                <w:lang w:bidi="ar-JO"/>
              </w:rPr>
              <w:t>الحركي</w:t>
            </w:r>
          </w:p>
        </w:tc>
        <w:tc>
          <w:tcPr>
            <w:tcW w:w="4788" w:type="dxa"/>
          </w:tcPr>
          <w:p w14:paraId="5EB720F5" w14:textId="77777777" w:rsidR="00ED343C" w:rsidRPr="00C025C6" w:rsidRDefault="006934A5" w:rsidP="006934A5">
            <w:pPr>
              <w:bidi/>
              <w:jc w:val="center"/>
              <w:rPr>
                <w:color w:val="808080" w:themeColor="background1" w:themeShade="80"/>
                <w:rtl/>
                <w:lang w:bidi="ar-JO"/>
              </w:rPr>
            </w:pPr>
            <w:r>
              <w:rPr>
                <w:color w:val="808080" w:themeColor="background1" w:themeShade="80"/>
                <w:lang w:bidi="ar-JO"/>
              </w:rPr>
              <w:t>3</w:t>
            </w:r>
            <w:r w:rsidR="00FF704F">
              <w:rPr>
                <w:color w:val="808080" w:themeColor="background1" w:themeShade="80"/>
                <w:lang w:bidi="ar-JO"/>
              </w:rPr>
              <w:t>-0</w:t>
            </w:r>
            <w:r w:rsidR="00ED343C" w:rsidRPr="00C025C6">
              <w:rPr>
                <w:rFonts w:hint="cs"/>
                <w:color w:val="808080" w:themeColor="background1" w:themeShade="80"/>
                <w:rtl/>
                <w:lang w:bidi="ar-JO"/>
              </w:rPr>
              <w:t xml:space="preserve"> اشهر</w:t>
            </w:r>
          </w:p>
        </w:tc>
      </w:tr>
      <w:tr w:rsidR="00C025C6" w:rsidRPr="00C025C6" w14:paraId="6913041D" w14:textId="77777777" w:rsidTr="00ED343C">
        <w:tc>
          <w:tcPr>
            <w:tcW w:w="4788" w:type="dxa"/>
          </w:tcPr>
          <w:p w14:paraId="49F928FE" w14:textId="006C5596" w:rsidR="00375AA0" w:rsidRPr="00C025C6" w:rsidRDefault="00375AA0" w:rsidP="008750A3">
            <w:pPr>
              <w:bidi/>
              <w:jc w:val="center"/>
              <w:rPr>
                <w:color w:val="808080" w:themeColor="background1" w:themeShade="80"/>
                <w:rtl/>
                <w:lang w:bidi="ar-JO"/>
              </w:rPr>
            </w:pPr>
            <w:r w:rsidRPr="00C025C6">
              <w:rPr>
                <w:rFonts w:hint="cs"/>
                <w:color w:val="808080" w:themeColor="background1" w:themeShade="80"/>
                <w:rtl/>
                <w:lang w:bidi="ar-JO"/>
              </w:rPr>
              <w:t>اللغوي</w:t>
            </w:r>
            <w:r w:rsidR="00432D2E">
              <w:rPr>
                <w:rFonts w:hint="cs"/>
                <w:color w:val="808080" w:themeColor="background1" w:themeShade="80"/>
                <w:rtl/>
                <w:lang w:bidi="ar-JO"/>
              </w:rPr>
              <w:t xml:space="preserve"> و النطق و البلع</w:t>
            </w:r>
          </w:p>
        </w:tc>
        <w:tc>
          <w:tcPr>
            <w:tcW w:w="4788" w:type="dxa"/>
          </w:tcPr>
          <w:p w14:paraId="76A668E5" w14:textId="77777777" w:rsidR="00375AA0" w:rsidRPr="00C025C6" w:rsidRDefault="00375AA0" w:rsidP="008750A3">
            <w:pPr>
              <w:bidi/>
              <w:jc w:val="center"/>
              <w:rPr>
                <w:color w:val="808080" w:themeColor="background1" w:themeShade="80"/>
                <w:rtl/>
                <w:lang w:bidi="ar-JO"/>
              </w:rPr>
            </w:pPr>
            <w:r w:rsidRPr="00C025C6">
              <w:rPr>
                <w:rFonts w:hint="cs"/>
                <w:color w:val="808080" w:themeColor="background1" w:themeShade="80"/>
                <w:rtl/>
                <w:lang w:bidi="ar-JO"/>
              </w:rPr>
              <w:t>6-9 اشهر</w:t>
            </w:r>
          </w:p>
        </w:tc>
      </w:tr>
      <w:tr w:rsidR="00C025C6" w:rsidRPr="00C025C6" w14:paraId="3F4012E1" w14:textId="77777777" w:rsidTr="00ED343C">
        <w:tc>
          <w:tcPr>
            <w:tcW w:w="4788" w:type="dxa"/>
          </w:tcPr>
          <w:p w14:paraId="1991AE2B" w14:textId="77777777" w:rsidR="00375AA0" w:rsidRPr="00C025C6" w:rsidRDefault="00375AA0" w:rsidP="008750A3">
            <w:pPr>
              <w:bidi/>
              <w:jc w:val="center"/>
              <w:rPr>
                <w:color w:val="808080" w:themeColor="background1" w:themeShade="80"/>
                <w:rtl/>
                <w:lang w:bidi="ar-JO"/>
              </w:rPr>
            </w:pPr>
            <w:r w:rsidRPr="00C025C6">
              <w:rPr>
                <w:rFonts w:hint="cs"/>
                <w:color w:val="808080" w:themeColor="background1" w:themeShade="80"/>
                <w:rtl/>
                <w:lang w:bidi="ar-JO"/>
              </w:rPr>
              <w:t>الادراكي</w:t>
            </w:r>
          </w:p>
        </w:tc>
        <w:tc>
          <w:tcPr>
            <w:tcW w:w="4788" w:type="dxa"/>
          </w:tcPr>
          <w:p w14:paraId="04D3751A" w14:textId="77777777" w:rsidR="00375AA0" w:rsidRPr="00C025C6" w:rsidRDefault="00375AA0" w:rsidP="008750A3">
            <w:pPr>
              <w:bidi/>
              <w:jc w:val="center"/>
              <w:rPr>
                <w:color w:val="808080" w:themeColor="background1" w:themeShade="80"/>
                <w:rtl/>
                <w:lang w:bidi="ar-JO"/>
              </w:rPr>
            </w:pPr>
            <w:r w:rsidRPr="00C025C6">
              <w:rPr>
                <w:rFonts w:hint="cs"/>
                <w:color w:val="808080" w:themeColor="background1" w:themeShade="80"/>
                <w:rtl/>
                <w:lang w:bidi="ar-JO"/>
              </w:rPr>
              <w:t>6-9 اشهر</w:t>
            </w:r>
          </w:p>
        </w:tc>
      </w:tr>
      <w:tr w:rsidR="00C025C6" w:rsidRPr="00C025C6" w14:paraId="5E2CAA26" w14:textId="77777777" w:rsidTr="00ED343C">
        <w:tc>
          <w:tcPr>
            <w:tcW w:w="4788" w:type="dxa"/>
          </w:tcPr>
          <w:p w14:paraId="18211091" w14:textId="77777777" w:rsidR="00375AA0" w:rsidRPr="00C025C6" w:rsidRDefault="00375AA0" w:rsidP="00446E46">
            <w:pPr>
              <w:bidi/>
              <w:jc w:val="center"/>
              <w:rPr>
                <w:color w:val="808080" w:themeColor="background1" w:themeShade="80"/>
                <w:rtl/>
                <w:lang w:bidi="ar-JO"/>
              </w:rPr>
            </w:pPr>
            <w:r w:rsidRPr="00C025C6">
              <w:rPr>
                <w:rFonts w:hint="cs"/>
                <w:color w:val="808080" w:themeColor="background1" w:themeShade="80"/>
                <w:rtl/>
                <w:lang w:bidi="ar-JO"/>
              </w:rPr>
              <w:t>السلوكي</w:t>
            </w:r>
          </w:p>
        </w:tc>
        <w:tc>
          <w:tcPr>
            <w:tcW w:w="4788" w:type="dxa"/>
          </w:tcPr>
          <w:p w14:paraId="47854173" w14:textId="77777777" w:rsidR="00375AA0" w:rsidRPr="00C025C6" w:rsidRDefault="00E337FB" w:rsidP="00446E46">
            <w:pPr>
              <w:bidi/>
              <w:jc w:val="center"/>
              <w:rPr>
                <w:color w:val="808080" w:themeColor="background1" w:themeShade="80"/>
                <w:rtl/>
                <w:lang w:bidi="ar-JO"/>
              </w:rPr>
            </w:pPr>
            <w:r w:rsidRPr="00C025C6">
              <w:rPr>
                <w:rFonts w:hint="cs"/>
                <w:color w:val="808080" w:themeColor="background1" w:themeShade="80"/>
                <w:rtl/>
                <w:lang w:bidi="ar-JO"/>
              </w:rPr>
              <w:t>ا</w:t>
            </w:r>
            <w:r w:rsidR="00375AA0" w:rsidRPr="00C025C6">
              <w:rPr>
                <w:rFonts w:hint="cs"/>
                <w:color w:val="808080" w:themeColor="background1" w:themeShade="80"/>
                <w:rtl/>
                <w:lang w:bidi="ar-JO"/>
              </w:rPr>
              <w:t>ذا لزم الأمر</w:t>
            </w:r>
          </w:p>
        </w:tc>
      </w:tr>
    </w:tbl>
    <w:p w14:paraId="728857AE" w14:textId="77777777" w:rsidR="00ED343C" w:rsidRDefault="00ED343C" w:rsidP="00FF704F">
      <w:pPr>
        <w:bidi/>
        <w:spacing w:after="0"/>
        <w:jc w:val="mediumKashida"/>
        <w:rPr>
          <w:ins w:id="13" w:author="Reem Alfrangi" w:date="2020-03-25T06:30:00Z"/>
          <w:color w:val="808080" w:themeColor="background1" w:themeShade="80"/>
          <w:rtl/>
          <w:lang w:bidi="ar-JO"/>
        </w:rPr>
      </w:pPr>
    </w:p>
    <w:p w14:paraId="11B76EA1" w14:textId="59CF4EA5" w:rsidR="00747384" w:rsidRDefault="00747384" w:rsidP="00747384">
      <w:pPr>
        <w:bidi/>
        <w:spacing w:after="0"/>
        <w:jc w:val="mediumKashida"/>
        <w:rPr>
          <w:ins w:id="14" w:author="Reem Alfrangi" w:date="2020-03-25T06:32:00Z"/>
          <w:rFonts w:hint="cs"/>
          <w:color w:val="808080" w:themeColor="background1" w:themeShade="80"/>
          <w:rtl/>
          <w:lang w:bidi="ar-JO"/>
        </w:rPr>
      </w:pPr>
      <w:ins w:id="15" w:author="Reem Alfrangi" w:date="2020-03-25T06:32:00Z">
        <w:r>
          <w:rPr>
            <w:rFonts w:hint="cs"/>
            <w:color w:val="808080" w:themeColor="background1" w:themeShade="80"/>
            <w:rtl/>
            <w:lang w:bidi="ar-JO"/>
          </w:rPr>
          <w:t>كيف يتم إجراء التقييمات ومن يقوم بها؟</w:t>
        </w:r>
      </w:ins>
    </w:p>
    <w:p w14:paraId="6CBE40F8" w14:textId="6A76E80B" w:rsidR="00747384" w:rsidRDefault="00747384" w:rsidP="00747384">
      <w:pPr>
        <w:bidi/>
        <w:spacing w:after="0"/>
        <w:jc w:val="mediumKashida"/>
        <w:rPr>
          <w:ins w:id="16" w:author="Reem Alfrangi" w:date="2020-03-25T06:32:00Z"/>
          <w:color w:val="808080" w:themeColor="background1" w:themeShade="80"/>
          <w:lang w:bidi="ar-JO"/>
        </w:rPr>
      </w:pPr>
      <w:ins w:id="17" w:author="Reem Alfrangi" w:date="2020-03-25T06:32:00Z">
        <w:r>
          <w:rPr>
            <w:color w:val="808080" w:themeColor="background1" w:themeShade="80"/>
            <w:lang w:bidi="ar-JO"/>
          </w:rPr>
          <w:t xml:space="preserve">Dana will leave it to you to add </w:t>
        </w:r>
        <w:r w:rsidRPr="00747384">
          <w:rPr>
            <w:color w:val="808080" w:themeColor="background1" w:themeShade="80"/>
            <w:lang w:bidi="ar-JO"/>
          </w:rPr>
          <w:sym w:font="Wingdings" w:char="F04A"/>
        </w:r>
      </w:ins>
    </w:p>
    <w:p w14:paraId="2BCC68A4" w14:textId="77777777" w:rsidR="00747384" w:rsidRDefault="00747384" w:rsidP="00747384">
      <w:pPr>
        <w:bidi/>
        <w:spacing w:after="0"/>
        <w:jc w:val="mediumKashida"/>
        <w:rPr>
          <w:ins w:id="18" w:author="Reem Alfrangi" w:date="2020-03-25T06:32:00Z"/>
          <w:color w:val="808080" w:themeColor="background1" w:themeShade="80"/>
          <w:lang w:bidi="ar-JO"/>
        </w:rPr>
      </w:pPr>
    </w:p>
    <w:p w14:paraId="5BD72D53" w14:textId="7B116E02" w:rsidR="00747384" w:rsidRDefault="00747384" w:rsidP="00747384">
      <w:pPr>
        <w:bidi/>
        <w:spacing w:after="0"/>
        <w:jc w:val="mediumKashida"/>
        <w:rPr>
          <w:ins w:id="19" w:author="Reem Alfrangi" w:date="2020-03-25T06:32:00Z"/>
          <w:rFonts w:hint="cs"/>
          <w:color w:val="808080" w:themeColor="background1" w:themeShade="80"/>
          <w:rtl/>
          <w:lang w:bidi="ar-JO"/>
        </w:rPr>
      </w:pPr>
      <w:ins w:id="20" w:author="Reem Alfrangi" w:date="2020-03-25T06:32:00Z">
        <w:r>
          <w:rPr>
            <w:rFonts w:hint="cs"/>
            <w:color w:val="808080" w:themeColor="background1" w:themeShade="80"/>
            <w:rtl/>
            <w:lang w:bidi="ar-JO"/>
          </w:rPr>
          <w:t>ماهي التخصصات التي يتصمنها فريق التدخل المبكر والتأهيل لاحقا؟</w:t>
        </w:r>
      </w:ins>
    </w:p>
    <w:p w14:paraId="13714284" w14:textId="50C1FF83" w:rsidR="00747384" w:rsidRDefault="00A7614B" w:rsidP="00A7614B">
      <w:pPr>
        <w:bidi/>
        <w:spacing w:after="0"/>
        <w:jc w:val="mediumKashida"/>
        <w:rPr>
          <w:ins w:id="21" w:author="Reem Alfrangi" w:date="2020-03-25T06:33:00Z"/>
          <w:color w:val="808080" w:themeColor="background1" w:themeShade="80"/>
          <w:lang w:bidi="ar-JO"/>
        </w:rPr>
      </w:pPr>
      <w:ins w:id="22" w:author="Reem Alfrangi" w:date="2020-03-25T06:33:00Z">
        <w:r>
          <w:rPr>
            <w:color w:val="808080" w:themeColor="background1" w:themeShade="80"/>
            <w:lang w:bidi="ar-JO"/>
          </w:rPr>
          <w:t xml:space="preserve">Dana please </w:t>
        </w:r>
        <w:r w:rsidRPr="00A7614B">
          <w:rPr>
            <w:color w:val="808080" w:themeColor="background1" w:themeShade="80"/>
            <w:lang w:bidi="ar-JO"/>
          </w:rPr>
          <w:sym w:font="Wingdings" w:char="F04A"/>
        </w:r>
      </w:ins>
    </w:p>
    <w:p w14:paraId="33656908" w14:textId="77777777" w:rsidR="00A7614B" w:rsidRDefault="00A7614B" w:rsidP="00A7614B">
      <w:pPr>
        <w:bidi/>
        <w:spacing w:after="0"/>
        <w:jc w:val="mediumKashida"/>
        <w:rPr>
          <w:ins w:id="23" w:author="Reem Alfrangi" w:date="2020-03-25T06:33:00Z"/>
          <w:color w:val="808080" w:themeColor="background1" w:themeShade="80"/>
          <w:lang w:bidi="ar-JO"/>
        </w:rPr>
      </w:pPr>
    </w:p>
    <w:p w14:paraId="547B3A10" w14:textId="5A35572E" w:rsidR="00A7614B" w:rsidRDefault="00A7614B" w:rsidP="00A7614B">
      <w:pPr>
        <w:bidi/>
        <w:spacing w:after="0"/>
        <w:jc w:val="mediumKashida"/>
        <w:rPr>
          <w:ins w:id="24" w:author="Reem Alfrangi" w:date="2020-03-25T06:35:00Z"/>
          <w:color w:val="808080" w:themeColor="background1" w:themeShade="80"/>
          <w:rtl/>
          <w:lang w:bidi="ar-JO"/>
        </w:rPr>
      </w:pPr>
      <w:ins w:id="25" w:author="Reem Alfrangi" w:date="2020-03-25T06:33:00Z">
        <w:r>
          <w:rPr>
            <w:rFonts w:hint="cs"/>
            <w:color w:val="808080" w:themeColor="background1" w:themeShade="80"/>
            <w:rtl/>
            <w:lang w:bidi="ar-JO"/>
          </w:rPr>
          <w:t>نود أن نذكركم بأن كل طفل من متلازمة دوان هو حالة منفردة من نوعها، فبناء على التقييم الذي يخضع إليه كل طفل يتم وضع خطة التدخل الملائمة له بما في ذلك طبيعة وعدد الجلسات التي يحتاجها.</w:t>
        </w:r>
      </w:ins>
    </w:p>
    <w:p w14:paraId="4B5E6AB5" w14:textId="77777777" w:rsidR="00A7614B" w:rsidRPr="00C025C6" w:rsidRDefault="00A7614B" w:rsidP="00A7614B">
      <w:pPr>
        <w:bidi/>
        <w:spacing w:after="0"/>
        <w:jc w:val="mediumKashida"/>
        <w:rPr>
          <w:rFonts w:hint="cs"/>
          <w:color w:val="808080" w:themeColor="background1" w:themeShade="80"/>
          <w:rtl/>
          <w:lang w:bidi="ar-JO"/>
        </w:rPr>
      </w:pPr>
    </w:p>
    <w:p w14:paraId="7398B348" w14:textId="77777777" w:rsidR="00141385" w:rsidRPr="00C025C6" w:rsidRDefault="00E745F1" w:rsidP="00FF704F">
      <w:pPr>
        <w:bidi/>
        <w:spacing w:after="0"/>
        <w:jc w:val="center"/>
        <w:rPr>
          <w:color w:val="808080" w:themeColor="background1" w:themeShade="80"/>
          <w:rtl/>
          <w:lang w:bidi="ar-JO"/>
        </w:rPr>
      </w:pPr>
      <w:r w:rsidRPr="00C025C6">
        <w:rPr>
          <w:rFonts w:hint="cs"/>
          <w:color w:val="808080" w:themeColor="background1" w:themeShade="80"/>
          <w:rtl/>
          <w:lang w:bidi="ar-JO"/>
        </w:rPr>
        <w:t>****</w:t>
      </w:r>
    </w:p>
    <w:p w14:paraId="4422C1C6" w14:textId="77777777" w:rsidR="00141385" w:rsidRPr="00C025C6" w:rsidRDefault="00141385" w:rsidP="00FF704F">
      <w:pPr>
        <w:bidi/>
        <w:spacing w:after="0"/>
        <w:jc w:val="mediumKashida"/>
        <w:rPr>
          <w:b/>
          <w:bCs/>
          <w:color w:val="808080" w:themeColor="background1" w:themeShade="80"/>
          <w:rtl/>
          <w:lang w:bidi="ar-JO"/>
        </w:rPr>
      </w:pPr>
      <w:r w:rsidRPr="00C025C6">
        <w:rPr>
          <w:rFonts w:hint="cs"/>
          <w:b/>
          <w:bCs/>
          <w:color w:val="808080" w:themeColor="background1" w:themeShade="80"/>
          <w:rtl/>
          <w:lang w:bidi="ar-JO"/>
        </w:rPr>
        <w:t xml:space="preserve">هل هذا صحيح؟ </w:t>
      </w:r>
    </w:p>
    <w:p w14:paraId="0470A313" w14:textId="00308A48" w:rsidR="00141385" w:rsidRPr="00C025C6" w:rsidRDefault="00141385" w:rsidP="00FF704F">
      <w:pPr>
        <w:bidi/>
        <w:spacing w:after="0"/>
        <w:jc w:val="mediumKashida"/>
        <w:rPr>
          <w:color w:val="808080" w:themeColor="background1" w:themeShade="80"/>
          <w:rtl/>
          <w:lang w:bidi="ar-JO"/>
        </w:rPr>
      </w:pPr>
      <w:r w:rsidRPr="00C025C6">
        <w:rPr>
          <w:rFonts w:hint="cs"/>
          <w:color w:val="808080" w:themeColor="background1" w:themeShade="80"/>
          <w:rtl/>
          <w:lang w:bidi="ar-JO"/>
        </w:rPr>
        <w:t>هناك العديد من المعتقدات الخاطئة الم</w:t>
      </w:r>
      <w:r w:rsidR="002D608E" w:rsidRPr="00C025C6">
        <w:rPr>
          <w:rFonts w:hint="cs"/>
          <w:color w:val="808080" w:themeColor="background1" w:themeShade="80"/>
          <w:rtl/>
          <w:lang w:bidi="ar-JO"/>
        </w:rPr>
        <w:t>تعلقة بمتلازمة داون</w:t>
      </w:r>
      <w:ins w:id="26" w:author="Reem Alfrangi" w:date="2020-03-25T06:36:00Z">
        <w:r w:rsidR="00A7614B">
          <w:rPr>
            <w:rFonts w:hint="cs"/>
            <w:color w:val="808080" w:themeColor="background1" w:themeShade="80"/>
            <w:rtl/>
            <w:lang w:bidi="ar-JO"/>
          </w:rPr>
          <w:t xml:space="preserve"> التي تحبط الأهالي ببداية مشوارهم</w:t>
        </w:r>
      </w:ins>
      <w:r w:rsidR="002D608E" w:rsidRPr="00C025C6">
        <w:rPr>
          <w:rFonts w:hint="cs"/>
          <w:color w:val="808080" w:themeColor="background1" w:themeShade="80"/>
          <w:rtl/>
          <w:lang w:bidi="ar-JO"/>
        </w:rPr>
        <w:t xml:space="preserve"> وهذا بعضها</w:t>
      </w:r>
      <w:r w:rsidRPr="00C025C6">
        <w:rPr>
          <w:rFonts w:hint="cs"/>
          <w:color w:val="808080" w:themeColor="background1" w:themeShade="80"/>
          <w:rtl/>
          <w:lang w:bidi="ar-JO"/>
        </w:rPr>
        <w:t xml:space="preserve"> بعضها: </w:t>
      </w:r>
    </w:p>
    <w:p w14:paraId="702CB0B8" w14:textId="77777777" w:rsidR="00E745F1" w:rsidRPr="00C025C6" w:rsidRDefault="00E745F1" w:rsidP="00E745F1">
      <w:pPr>
        <w:bidi/>
        <w:spacing w:after="0"/>
        <w:jc w:val="mediumKashida"/>
        <w:rPr>
          <w:color w:val="808080" w:themeColor="background1" w:themeShade="80"/>
          <w:rtl/>
          <w:lang w:bidi="ar-JO"/>
        </w:rPr>
      </w:pPr>
    </w:p>
    <w:p w14:paraId="7D84721C" w14:textId="77777777" w:rsidR="0051197B" w:rsidRPr="00C025C6" w:rsidRDefault="0051197B" w:rsidP="00B2357F">
      <w:pPr>
        <w:bidi/>
        <w:spacing w:after="0"/>
        <w:jc w:val="mediumKashida"/>
        <w:rPr>
          <w:color w:val="808080" w:themeColor="background1" w:themeShade="80"/>
          <w:rtl/>
          <w:lang w:bidi="ar-JO"/>
        </w:rPr>
      </w:pPr>
      <w:r w:rsidRPr="00C025C6">
        <w:rPr>
          <w:rFonts w:hint="cs"/>
          <w:color w:val="808080" w:themeColor="background1" w:themeShade="80"/>
          <w:u w:val="single"/>
          <w:rtl/>
          <w:lang w:bidi="ar-JO"/>
        </w:rPr>
        <w:t>الاعتقاد الخاطئ</w:t>
      </w:r>
      <w:r w:rsidRPr="00C025C6">
        <w:rPr>
          <w:rFonts w:hint="cs"/>
          <w:color w:val="808080" w:themeColor="background1" w:themeShade="80"/>
          <w:rtl/>
          <w:lang w:bidi="ar-JO"/>
        </w:rPr>
        <w:t>: لا يمكن لطفل لديه متلازمة داون ان يدرس في ا</w:t>
      </w:r>
      <w:r w:rsidR="004957EA" w:rsidRPr="00C025C6">
        <w:rPr>
          <w:rFonts w:hint="cs"/>
          <w:color w:val="808080" w:themeColor="background1" w:themeShade="80"/>
          <w:rtl/>
          <w:lang w:bidi="ar-JO"/>
        </w:rPr>
        <w:t xml:space="preserve">لمدارس العادية. </w:t>
      </w:r>
    </w:p>
    <w:p w14:paraId="5D1A9255" w14:textId="77777777" w:rsidR="004957EA" w:rsidRPr="00C025C6" w:rsidRDefault="004957EA" w:rsidP="00B2357F">
      <w:pPr>
        <w:bidi/>
        <w:spacing w:after="0"/>
        <w:jc w:val="mediumKashida"/>
        <w:rPr>
          <w:color w:val="808080" w:themeColor="background1" w:themeShade="80"/>
          <w:rtl/>
          <w:lang w:bidi="ar-JO"/>
        </w:rPr>
      </w:pPr>
      <w:r w:rsidRPr="00C025C6">
        <w:rPr>
          <w:rFonts w:hint="cs"/>
          <w:color w:val="808080" w:themeColor="background1" w:themeShade="80"/>
          <w:u w:val="single"/>
          <w:rtl/>
          <w:lang w:bidi="ar-JO"/>
        </w:rPr>
        <w:t>الحقيقة</w:t>
      </w:r>
      <w:r w:rsidRPr="00C025C6">
        <w:rPr>
          <w:rFonts w:hint="cs"/>
          <w:color w:val="808080" w:themeColor="background1" w:themeShade="80"/>
          <w:rtl/>
          <w:lang w:bidi="ar-JO"/>
        </w:rPr>
        <w:t>: يستطيع طفل لديه متلازمة داون ان يذهب الى اي مدرسة. يتوقع توفر ما يسمى "بغرفة مصادر تعليمية"</w:t>
      </w:r>
      <w:r w:rsidR="008349A2" w:rsidRPr="00C025C6">
        <w:rPr>
          <w:rFonts w:hint="cs"/>
          <w:color w:val="808080" w:themeColor="background1" w:themeShade="80"/>
          <w:rtl/>
          <w:lang w:bidi="ar-JO"/>
        </w:rPr>
        <w:t xml:space="preserve"> في جميع المدارس. هدف هذه الغرفة هو توفير دعم اضافي من قبل اخصائيين في اي ناحية قد يواجه الطفل صعوبة فيها. قد يتطلب في بعض الاحيان تواجد ما يسمى "بالمعلم المرافق" مع الطفل عند ارتياده المدرسة. تكون وظيفة المعلم المرافق مساعدة الطفل على الاعتياد على روتين المدرسة، و مساعدته في الاعتماد على نفسه. </w:t>
      </w:r>
      <w:r w:rsidR="001968AC" w:rsidRPr="00C025C6">
        <w:rPr>
          <w:rFonts w:hint="cs"/>
          <w:color w:val="808080" w:themeColor="background1" w:themeShade="80"/>
          <w:rtl/>
          <w:lang w:bidi="ar-JO"/>
        </w:rPr>
        <w:t>ويجدر الاشارة الى ان العديد من الاطفال الذين لديهم متلازمة داون انهوا دراستهم الاساسية، كما ان البعض انهى دراساته الجامعية كذلك.</w:t>
      </w:r>
      <w:r w:rsidR="00C26B40">
        <w:rPr>
          <w:rFonts w:hint="cs"/>
          <w:color w:val="808080" w:themeColor="background1" w:themeShade="80"/>
          <w:rtl/>
          <w:lang w:bidi="ar-JO"/>
        </w:rPr>
        <w:t xml:space="preserve"> </w:t>
      </w:r>
    </w:p>
    <w:p w14:paraId="5F6CB1F3" w14:textId="77777777" w:rsidR="00B2357F" w:rsidRPr="00C025C6" w:rsidRDefault="00B2357F" w:rsidP="00B2357F">
      <w:pPr>
        <w:bidi/>
        <w:spacing w:after="0"/>
        <w:jc w:val="mediumKashida"/>
        <w:rPr>
          <w:color w:val="808080" w:themeColor="background1" w:themeShade="80"/>
          <w:rtl/>
          <w:lang w:bidi="ar-JO"/>
        </w:rPr>
      </w:pPr>
    </w:p>
    <w:p w14:paraId="67F3A6C5" w14:textId="77777777" w:rsidR="008349A2" w:rsidRPr="00C025C6" w:rsidRDefault="008349A2" w:rsidP="00B2357F">
      <w:pPr>
        <w:bidi/>
        <w:spacing w:after="0"/>
        <w:jc w:val="mediumKashida"/>
        <w:rPr>
          <w:color w:val="808080" w:themeColor="background1" w:themeShade="80"/>
          <w:rtl/>
          <w:lang w:bidi="ar-JO"/>
        </w:rPr>
      </w:pPr>
      <w:r w:rsidRPr="00C025C6">
        <w:rPr>
          <w:rFonts w:hint="cs"/>
          <w:color w:val="808080" w:themeColor="background1" w:themeShade="80"/>
          <w:u w:val="single"/>
          <w:rtl/>
          <w:lang w:bidi="ar-JO"/>
        </w:rPr>
        <w:t>الاعتقاد الخاطئ</w:t>
      </w:r>
      <w:r w:rsidR="0010529F" w:rsidRPr="00C025C6">
        <w:rPr>
          <w:rFonts w:hint="cs"/>
          <w:color w:val="808080" w:themeColor="background1" w:themeShade="80"/>
          <w:rtl/>
          <w:lang w:bidi="ar-JO"/>
        </w:rPr>
        <w:t xml:space="preserve">: </w:t>
      </w:r>
      <w:r w:rsidR="00761232" w:rsidRPr="00C025C6">
        <w:rPr>
          <w:rFonts w:hint="cs"/>
          <w:color w:val="808080" w:themeColor="background1" w:themeShade="80"/>
          <w:rtl/>
          <w:lang w:bidi="ar-JO"/>
        </w:rPr>
        <w:t xml:space="preserve">لا يمكن لطفل لديه متلازمة داون ان يعمل. </w:t>
      </w:r>
    </w:p>
    <w:p w14:paraId="0951B833" w14:textId="6FE4B7A4" w:rsidR="00141385" w:rsidRPr="00C025C6" w:rsidRDefault="001968AC" w:rsidP="00A7741D">
      <w:pPr>
        <w:bidi/>
        <w:spacing w:after="0"/>
        <w:jc w:val="mediumKashida"/>
        <w:rPr>
          <w:color w:val="808080" w:themeColor="background1" w:themeShade="80"/>
          <w:rtl/>
          <w:lang w:bidi="ar-JO"/>
        </w:rPr>
      </w:pPr>
      <w:r w:rsidRPr="00C025C6">
        <w:rPr>
          <w:rFonts w:hint="cs"/>
          <w:color w:val="808080" w:themeColor="background1" w:themeShade="80"/>
          <w:u w:val="single"/>
          <w:rtl/>
          <w:lang w:bidi="ar-JO"/>
        </w:rPr>
        <w:t>الحقيقة</w:t>
      </w:r>
      <w:r w:rsidRPr="00C025C6">
        <w:rPr>
          <w:rFonts w:hint="cs"/>
          <w:color w:val="808080" w:themeColor="background1" w:themeShade="80"/>
          <w:rtl/>
          <w:lang w:bidi="ar-JO"/>
        </w:rPr>
        <w:t xml:space="preserve">: كما هو قادر على </w:t>
      </w:r>
      <w:r w:rsidR="00C26B40">
        <w:rPr>
          <w:rFonts w:hint="cs"/>
          <w:color w:val="808080" w:themeColor="background1" w:themeShade="80"/>
          <w:rtl/>
          <w:lang w:bidi="ar-JO"/>
        </w:rPr>
        <w:t xml:space="preserve">الدراسة فهو ايضا قادر على تعلم مهنة </w:t>
      </w:r>
      <w:r w:rsidRPr="00C025C6">
        <w:rPr>
          <w:rFonts w:hint="cs"/>
          <w:color w:val="808080" w:themeColor="background1" w:themeShade="80"/>
          <w:rtl/>
          <w:lang w:bidi="ar-JO"/>
        </w:rPr>
        <w:t>و ان يكون فردا منتجا في مجتمع</w:t>
      </w:r>
      <w:r w:rsidR="00C26B40">
        <w:rPr>
          <w:rFonts w:hint="cs"/>
          <w:color w:val="808080" w:themeColor="background1" w:themeShade="80"/>
          <w:rtl/>
          <w:lang w:bidi="ar-JO"/>
        </w:rPr>
        <w:t>ه.</w:t>
      </w:r>
      <w:ins w:id="27" w:author="Reem Alfrangi" w:date="2020-03-25T06:36:00Z">
        <w:r w:rsidR="00A7614B">
          <w:rPr>
            <w:rFonts w:hint="cs"/>
            <w:color w:val="808080" w:themeColor="background1" w:themeShade="80"/>
            <w:rtl/>
            <w:lang w:bidi="ar-JO"/>
          </w:rPr>
          <w:t xml:space="preserve"> على أن تكون هذه المهنة ملائمة لقدراته ومهاراته</w:t>
        </w:r>
      </w:ins>
      <w:ins w:id="28" w:author="Reem Alfrangi" w:date="2020-03-25T06:38:00Z">
        <w:r w:rsidR="00A7614B">
          <w:rPr>
            <w:rFonts w:hint="cs"/>
            <w:color w:val="808080" w:themeColor="background1" w:themeShade="80"/>
            <w:rtl/>
            <w:lang w:bidi="ar-JO"/>
          </w:rPr>
          <w:t xml:space="preserve"> وميوله مثل أي شخص آخر.</w:t>
        </w:r>
      </w:ins>
    </w:p>
    <w:p w14:paraId="1F142DD5" w14:textId="77777777" w:rsidR="00B2357F" w:rsidRPr="00C025C6" w:rsidRDefault="00B2357F" w:rsidP="00B2357F">
      <w:pPr>
        <w:bidi/>
        <w:spacing w:after="0"/>
        <w:jc w:val="mediumKashida"/>
        <w:rPr>
          <w:color w:val="808080" w:themeColor="background1" w:themeShade="80"/>
          <w:rtl/>
          <w:lang w:bidi="ar-JO"/>
        </w:rPr>
      </w:pPr>
    </w:p>
    <w:p w14:paraId="642F0BC9" w14:textId="77777777" w:rsidR="001968AC" w:rsidRPr="00C025C6" w:rsidRDefault="001968AC" w:rsidP="00113EA8">
      <w:pPr>
        <w:bidi/>
        <w:spacing w:after="0"/>
        <w:jc w:val="mediumKashida"/>
        <w:rPr>
          <w:color w:val="808080" w:themeColor="background1" w:themeShade="80"/>
          <w:rtl/>
          <w:lang w:bidi="ar-JO"/>
        </w:rPr>
      </w:pPr>
      <w:r w:rsidRPr="00C025C6">
        <w:rPr>
          <w:rFonts w:hint="cs"/>
          <w:color w:val="808080" w:themeColor="background1" w:themeShade="80"/>
          <w:u w:val="single"/>
          <w:rtl/>
          <w:lang w:bidi="ar-JO"/>
        </w:rPr>
        <w:lastRenderedPageBreak/>
        <w:t>الاعتقاد الخاطئ</w:t>
      </w:r>
      <w:r w:rsidRPr="00C025C6">
        <w:rPr>
          <w:rFonts w:hint="cs"/>
          <w:color w:val="808080" w:themeColor="background1" w:themeShade="80"/>
          <w:rtl/>
          <w:lang w:bidi="ar-JO"/>
        </w:rPr>
        <w:t xml:space="preserve">: لا يجب اخبار </w:t>
      </w:r>
      <w:r w:rsidR="00113EA8">
        <w:rPr>
          <w:rFonts w:hint="cs"/>
          <w:color w:val="808080" w:themeColor="background1" w:themeShade="80"/>
          <w:rtl/>
          <w:lang w:bidi="ar-JO"/>
        </w:rPr>
        <w:t>أ</w:t>
      </w:r>
      <w:r w:rsidRPr="00C025C6">
        <w:rPr>
          <w:rFonts w:hint="cs"/>
          <w:color w:val="808080" w:themeColor="background1" w:themeShade="80"/>
          <w:rtl/>
          <w:lang w:bidi="ar-JO"/>
        </w:rPr>
        <w:t xml:space="preserve">حد بان المولود لديه متلازمة داون. </w:t>
      </w:r>
    </w:p>
    <w:p w14:paraId="7BE3FBD4" w14:textId="77777777" w:rsidR="00E745F1" w:rsidRDefault="001968AC" w:rsidP="00C26B40">
      <w:pPr>
        <w:bidi/>
        <w:spacing w:after="0"/>
        <w:jc w:val="mediumKashida"/>
        <w:rPr>
          <w:color w:val="808080" w:themeColor="background1" w:themeShade="80"/>
          <w:rtl/>
          <w:lang w:bidi="ar-JO"/>
        </w:rPr>
      </w:pPr>
      <w:r w:rsidRPr="00C025C6">
        <w:rPr>
          <w:rFonts w:hint="cs"/>
          <w:color w:val="808080" w:themeColor="background1" w:themeShade="80"/>
          <w:u w:val="single"/>
          <w:rtl/>
          <w:lang w:bidi="ar-JO"/>
        </w:rPr>
        <w:t>الحقيقة</w:t>
      </w:r>
      <w:r w:rsidRPr="00C025C6">
        <w:rPr>
          <w:rFonts w:hint="cs"/>
          <w:color w:val="808080" w:themeColor="background1" w:themeShade="80"/>
          <w:rtl/>
          <w:lang w:bidi="ar-JO"/>
        </w:rPr>
        <w:t xml:space="preserve">: الدعم الذي يحصل عليه الاهل من اهلهم و عائلاتهم امر ضروري و صحي. </w:t>
      </w:r>
      <w:r w:rsidR="00B2357F" w:rsidRPr="00C025C6">
        <w:rPr>
          <w:rFonts w:hint="cs"/>
          <w:color w:val="808080" w:themeColor="background1" w:themeShade="80"/>
          <w:rtl/>
          <w:lang w:bidi="ar-JO"/>
        </w:rPr>
        <w:t>ويجدر الاشارة الى ان مولودكم هو ه</w:t>
      </w:r>
      <w:r w:rsidR="00C26B40">
        <w:rPr>
          <w:rFonts w:hint="cs"/>
          <w:color w:val="808080" w:themeColor="background1" w:themeShade="80"/>
          <w:rtl/>
          <w:lang w:bidi="ar-JO"/>
        </w:rPr>
        <w:t>بة من الله مثله مثل اي طفل يولد</w:t>
      </w:r>
      <w:r w:rsidR="00B2357F" w:rsidRPr="00C025C6">
        <w:rPr>
          <w:rFonts w:hint="cs"/>
          <w:color w:val="808080" w:themeColor="background1" w:themeShade="80"/>
          <w:rtl/>
          <w:lang w:bidi="ar-JO"/>
        </w:rPr>
        <w:t xml:space="preserve"> وان</w:t>
      </w:r>
      <w:r w:rsidR="00C26B40">
        <w:rPr>
          <w:rFonts w:hint="cs"/>
          <w:color w:val="808080" w:themeColor="background1" w:themeShade="80"/>
          <w:rtl/>
          <w:lang w:bidi="ar-JO"/>
        </w:rPr>
        <w:t xml:space="preserve"> كان مختلفا عن غيره من الأطفال.</w:t>
      </w:r>
    </w:p>
    <w:p w14:paraId="7440DDBD" w14:textId="77777777" w:rsidR="00C26B40" w:rsidRDefault="00C26B40" w:rsidP="00C26B40">
      <w:pPr>
        <w:bidi/>
        <w:spacing w:after="0"/>
        <w:jc w:val="mediumKashida"/>
        <w:rPr>
          <w:color w:val="808080" w:themeColor="background1" w:themeShade="80"/>
          <w:rtl/>
          <w:lang w:bidi="ar-JO"/>
        </w:rPr>
      </w:pPr>
    </w:p>
    <w:p w14:paraId="778780E3" w14:textId="77777777" w:rsidR="00C26B40" w:rsidRDefault="00C26B40" w:rsidP="00C26B40">
      <w:pPr>
        <w:bidi/>
        <w:spacing w:after="0"/>
        <w:jc w:val="mediumKashida"/>
        <w:rPr>
          <w:color w:val="808080" w:themeColor="background1" w:themeShade="80"/>
          <w:rtl/>
          <w:lang w:bidi="ar-JO"/>
        </w:rPr>
      </w:pPr>
      <w:r w:rsidRPr="00113EA8">
        <w:rPr>
          <w:rFonts w:hint="cs"/>
          <w:color w:val="808080" w:themeColor="background1" w:themeShade="80"/>
          <w:u w:val="single"/>
          <w:rtl/>
          <w:lang w:bidi="ar-JO"/>
        </w:rPr>
        <w:t>الاعتقاد الخاطئ</w:t>
      </w:r>
      <w:r>
        <w:rPr>
          <w:rFonts w:hint="cs"/>
          <w:color w:val="808080" w:themeColor="background1" w:themeShade="80"/>
          <w:rtl/>
          <w:lang w:bidi="ar-JO"/>
        </w:rPr>
        <w:t>: يعتقد البعض ان مسمى "منغولي" هو مرادف يمكن استخدامه للدلالة على شخص لديه متلازمة داون.</w:t>
      </w:r>
    </w:p>
    <w:p w14:paraId="24686D97" w14:textId="77777777" w:rsidR="00C26B40" w:rsidRDefault="00C26B40" w:rsidP="00C26B40">
      <w:pPr>
        <w:bidi/>
        <w:spacing w:after="0"/>
        <w:jc w:val="mediumKashida"/>
        <w:rPr>
          <w:color w:val="808080" w:themeColor="background1" w:themeShade="80"/>
          <w:lang w:bidi="ar-JO"/>
        </w:rPr>
      </w:pPr>
      <w:r w:rsidRPr="00113EA8">
        <w:rPr>
          <w:rFonts w:hint="cs"/>
          <w:color w:val="808080" w:themeColor="background1" w:themeShade="80"/>
          <w:u w:val="single"/>
          <w:rtl/>
          <w:lang w:bidi="ar-JO"/>
        </w:rPr>
        <w:t>الحقيقة</w:t>
      </w:r>
      <w:r>
        <w:rPr>
          <w:rFonts w:hint="cs"/>
          <w:color w:val="808080" w:themeColor="background1" w:themeShade="80"/>
          <w:rtl/>
          <w:lang w:bidi="ar-JO"/>
        </w:rPr>
        <w:t xml:space="preserve">: </w:t>
      </w:r>
      <w:r w:rsidR="00721BB6">
        <w:rPr>
          <w:rFonts w:hint="cs"/>
          <w:color w:val="808080" w:themeColor="background1" w:themeShade="80"/>
          <w:rtl/>
          <w:lang w:bidi="ar-JO"/>
        </w:rPr>
        <w:t>مصطلح "منغولي" هو التسمية التي كانت تستخدم سابقا بسبب التشابه بين الأشخاص ذوي متلازمة داون و شعب المنغول. في سنة 1961 قررت منظمة الصحة العالمية تغيير هذه الت</w:t>
      </w:r>
      <w:r w:rsidR="00113EA8">
        <w:rPr>
          <w:rFonts w:hint="cs"/>
          <w:color w:val="808080" w:themeColor="background1" w:themeShade="80"/>
          <w:rtl/>
          <w:lang w:bidi="ar-JO"/>
        </w:rPr>
        <w:t xml:space="preserve">سمية العنصرية و الالتزام بالتسمية الدالة على الطبيب مكتشف المتلازمة. لذلك واجب علينا جميعا توعية من حولنا لهذا الأمر. </w:t>
      </w:r>
    </w:p>
    <w:p w14:paraId="55410DB3" w14:textId="77777777" w:rsidR="00FF704F" w:rsidRDefault="00FF704F" w:rsidP="00FF704F">
      <w:pPr>
        <w:bidi/>
        <w:spacing w:after="0"/>
        <w:jc w:val="mediumKashida"/>
        <w:rPr>
          <w:color w:val="808080" w:themeColor="background1" w:themeShade="80"/>
          <w:rtl/>
          <w:lang w:bidi="ar-JO"/>
        </w:rPr>
      </w:pPr>
    </w:p>
    <w:p w14:paraId="1A4DE035" w14:textId="3B4D4127" w:rsidR="00A7614B" w:rsidRDefault="00A7614B" w:rsidP="00113EA8">
      <w:pPr>
        <w:bidi/>
        <w:spacing w:after="120"/>
        <w:jc w:val="mediumKashida"/>
        <w:rPr>
          <w:ins w:id="29" w:author="Reem Alfrangi" w:date="2020-03-25T06:40:00Z"/>
          <w:rFonts w:hint="cs"/>
          <w:color w:val="FF0000"/>
          <w:rtl/>
          <w:lang w:bidi="ar-JO"/>
        </w:rPr>
      </w:pPr>
      <w:ins w:id="30" w:author="Reem Alfrangi" w:date="2020-03-25T06:40:00Z">
        <w:r>
          <w:rPr>
            <w:rFonts w:hint="cs"/>
            <w:color w:val="FF0000"/>
            <w:rtl/>
            <w:lang w:bidi="ar-JO"/>
          </w:rPr>
          <w:t>كيف يمكن للأهل التعامل مع هذه المرحلة الجديدة أو كما يسميها البعض "الرحلة الجديدة"؟</w:t>
        </w:r>
      </w:ins>
    </w:p>
    <w:p w14:paraId="6566FEE3" w14:textId="01657DFD" w:rsidR="00A7614B" w:rsidRDefault="00A7614B" w:rsidP="00A7614B">
      <w:pPr>
        <w:bidi/>
        <w:spacing w:after="120"/>
        <w:jc w:val="mediumKashida"/>
        <w:rPr>
          <w:ins w:id="31" w:author="Reem Alfrangi" w:date="2020-03-25T06:43:00Z"/>
          <w:rFonts w:hint="cs"/>
          <w:color w:val="FF0000"/>
          <w:rtl/>
          <w:lang w:bidi="ar-JO"/>
        </w:rPr>
      </w:pPr>
      <w:ins w:id="32" w:author="Reem Alfrangi" w:date="2020-03-25T06:40:00Z">
        <w:r>
          <w:rPr>
            <w:rFonts w:hint="cs"/>
            <w:color w:val="FF0000"/>
            <w:rtl/>
            <w:lang w:bidi="ar-JO"/>
          </w:rPr>
          <w:t xml:space="preserve">إن رغب أي أحد فينا السفر إلى بلد جديد، سيقوم بإعداد نفسه بالتعلم أكثر عن وجهته، التعرف على بعض المصطلحات الرئيسية أو حتى أن يسأل حوله أي شخص سافر هناك من قبل كي يستفيد من تجربته... </w:t>
        </w:r>
      </w:ins>
      <w:ins w:id="33" w:author="Reem Alfrangi" w:date="2020-03-25T06:42:00Z">
        <w:r>
          <w:rPr>
            <w:rFonts w:hint="cs"/>
            <w:color w:val="FF0000"/>
            <w:rtl/>
            <w:lang w:bidi="ar-JO"/>
          </w:rPr>
          <w:t>هذا تماما ما يقوم به معظم الأهل حين يرزقون بطفل لديه متلازمة داون لكن الفرق الوحيد</w:t>
        </w:r>
      </w:ins>
      <w:ins w:id="34" w:author="Reem Alfrangi" w:date="2020-03-25T06:43:00Z">
        <w:r>
          <w:rPr>
            <w:rFonts w:hint="cs"/>
            <w:color w:val="FF0000"/>
            <w:rtl/>
            <w:lang w:bidi="ar-JO"/>
          </w:rPr>
          <w:t xml:space="preserve"> أحياناً أن الرحلة مع متلازمة داون تأتي دون تخطيط... لذا... </w:t>
        </w:r>
        <w:r w:rsidR="005B03BB">
          <w:rPr>
            <w:rFonts w:hint="cs"/>
            <w:color w:val="FF0000"/>
            <w:rtl/>
            <w:lang w:bidi="ar-JO"/>
          </w:rPr>
          <w:t>ستقومون بهذه الخطوات بعد معرفة ذلك.</w:t>
        </w:r>
      </w:ins>
    </w:p>
    <w:p w14:paraId="5985E9C1" w14:textId="758A915E" w:rsidR="005B03BB" w:rsidRDefault="005B03BB" w:rsidP="005B03BB">
      <w:pPr>
        <w:bidi/>
        <w:spacing w:after="120"/>
        <w:jc w:val="mediumKashida"/>
        <w:rPr>
          <w:ins w:id="35" w:author="Reem Alfrangi" w:date="2020-03-25T06:43:00Z"/>
          <w:rFonts w:hint="cs"/>
          <w:color w:val="FF0000"/>
          <w:rtl/>
          <w:lang w:bidi="ar-JO"/>
        </w:rPr>
      </w:pPr>
      <w:ins w:id="36" w:author="Reem Alfrangi" w:date="2020-03-25T06:43:00Z">
        <w:r>
          <w:rPr>
            <w:rFonts w:hint="cs"/>
            <w:color w:val="FF0000"/>
            <w:rtl/>
            <w:lang w:bidi="ar-JO"/>
          </w:rPr>
          <w:t>من أهم النصائح التي نرغب مشاركتها إياكم من خلال تجارب أهالي سابقين لأطفال لديهم متلازمة داون هي:</w:t>
        </w:r>
      </w:ins>
    </w:p>
    <w:p w14:paraId="4854BAAE" w14:textId="4F23F6D7" w:rsidR="005B03BB" w:rsidRPr="005B03BB" w:rsidRDefault="005B03BB" w:rsidP="005B03BB">
      <w:pPr>
        <w:pStyle w:val="ListParagraph"/>
        <w:numPr>
          <w:ilvl w:val="0"/>
          <w:numId w:val="3"/>
        </w:numPr>
        <w:bidi/>
        <w:spacing w:after="120"/>
        <w:jc w:val="mediumKashida"/>
        <w:rPr>
          <w:ins w:id="37" w:author="Reem Alfrangi" w:date="2020-03-25T06:40:00Z"/>
          <w:rFonts w:hint="cs"/>
          <w:color w:val="FF0000"/>
          <w:rtl/>
          <w:lang w:bidi="ar-JO"/>
          <w:rPrChange w:id="38" w:author="Reem Alfrangi" w:date="2020-03-25T06:44:00Z">
            <w:rPr>
              <w:ins w:id="39" w:author="Reem Alfrangi" w:date="2020-03-25T06:40:00Z"/>
              <w:rFonts w:hint="cs"/>
              <w:rtl/>
              <w:lang w:bidi="ar-JO"/>
            </w:rPr>
          </w:rPrChange>
        </w:rPr>
        <w:pPrChange w:id="40" w:author="Reem Alfrangi" w:date="2020-03-25T06:44:00Z">
          <w:pPr>
            <w:bidi/>
            <w:spacing w:after="120"/>
            <w:jc w:val="mediumKashida"/>
          </w:pPr>
        </w:pPrChange>
      </w:pPr>
      <w:moveToRangeStart w:id="41" w:author="Reem Alfrangi" w:date="2020-03-25T06:46:00Z" w:name="move36011183"/>
      <w:moveTo w:id="42" w:author="Reem Alfrangi" w:date="2020-03-25T06:46:00Z">
        <w:r w:rsidRPr="00C025C6">
          <w:rPr>
            <w:rFonts w:hint="cs"/>
            <w:color w:val="808080" w:themeColor="background1" w:themeShade="80"/>
            <w:rtl/>
            <w:lang w:bidi="ar-JO"/>
          </w:rPr>
          <w:t xml:space="preserve">العلم نور! </w:t>
        </w:r>
      </w:moveTo>
      <w:moveToRangeEnd w:id="41"/>
      <w:ins w:id="43" w:author="Reem Alfrangi" w:date="2020-03-25T06:44:00Z">
        <w:r>
          <w:rPr>
            <w:rFonts w:hint="cs"/>
            <w:color w:val="FF0000"/>
            <w:rtl/>
            <w:lang w:bidi="ar-JO"/>
          </w:rPr>
          <w:t>كلما تعلمتم وثقفتكم أنفسكم عن متلازمة داون، التدخل المبكر والتأهيل تكونون قد عززتم فرص نجاح طفلكم.</w:t>
        </w:r>
      </w:ins>
    </w:p>
    <w:p w14:paraId="3BB76FAF" w14:textId="77777777" w:rsidR="00FF704F" w:rsidRPr="00C025C6" w:rsidRDefault="00FF704F" w:rsidP="00A7614B">
      <w:pPr>
        <w:bidi/>
        <w:spacing w:after="120"/>
        <w:jc w:val="mediumKashida"/>
        <w:rPr>
          <w:color w:val="808080" w:themeColor="background1" w:themeShade="80"/>
          <w:rtl/>
          <w:lang w:bidi="ar-JO"/>
        </w:rPr>
      </w:pPr>
      <w:r w:rsidRPr="008E08E7">
        <w:rPr>
          <w:rFonts w:hint="cs"/>
          <w:color w:val="FF0000"/>
          <w:rtl/>
          <w:lang w:bidi="ar-JO"/>
        </w:rPr>
        <w:t xml:space="preserve">يجدر الاشارة الى وجود منصات الكترونية عربية و </w:t>
      </w:r>
      <w:r w:rsidR="00113EA8" w:rsidRPr="008E08E7">
        <w:rPr>
          <w:rFonts w:hint="cs"/>
          <w:color w:val="FF0000"/>
          <w:rtl/>
          <w:lang w:bidi="ar-JO"/>
        </w:rPr>
        <w:t>أ</w:t>
      </w:r>
      <w:r w:rsidRPr="008E08E7">
        <w:rPr>
          <w:rFonts w:hint="cs"/>
          <w:color w:val="FF0000"/>
          <w:rtl/>
          <w:lang w:bidi="ar-JO"/>
        </w:rPr>
        <w:t>ردنية  توفر معلومات مفصلة ذات فائدة عالية ننصح الأهل بالتواصل معها.</w:t>
      </w:r>
      <w:r w:rsidRPr="00C025C6">
        <w:rPr>
          <w:rFonts w:hint="cs"/>
          <w:color w:val="808080" w:themeColor="background1" w:themeShade="80"/>
          <w:rtl/>
          <w:lang w:bidi="ar-JO"/>
        </w:rPr>
        <w:t xml:space="preserve"> كما ان هناك مجموعات دعم للاهالي من خلال وسائل التواصل الاجتماعي تساعد الاهل على الاستفادة من الخبرات  والتجارب السابقة والتي ينصح بالانضمام اليها.</w:t>
      </w:r>
    </w:p>
    <w:p w14:paraId="07445662" w14:textId="3CC79174" w:rsidR="00FF704F" w:rsidRDefault="00FF704F" w:rsidP="00FF704F">
      <w:pPr>
        <w:bidi/>
        <w:jc w:val="mediumKashida"/>
        <w:rPr>
          <w:ins w:id="44" w:author="Reem Alfrangi" w:date="2020-03-25T06:46:00Z"/>
          <w:color w:val="808080" w:themeColor="background1" w:themeShade="80"/>
          <w:rtl/>
          <w:lang w:bidi="ar-JO"/>
        </w:rPr>
      </w:pPr>
      <w:moveFromRangeStart w:id="45" w:author="Reem Alfrangi" w:date="2020-03-25T06:46:00Z" w:name="move36011183"/>
      <w:moveFrom w:id="46" w:author="Reem Alfrangi" w:date="2020-03-25T06:46:00Z">
        <w:r w:rsidRPr="00C025C6" w:rsidDel="005B03BB">
          <w:rPr>
            <w:rFonts w:hint="cs"/>
            <w:color w:val="808080" w:themeColor="background1" w:themeShade="80"/>
            <w:rtl/>
            <w:lang w:bidi="ar-JO"/>
          </w:rPr>
          <w:t xml:space="preserve">العلم نور! </w:t>
        </w:r>
      </w:moveFrom>
      <w:moveFromRangeEnd w:id="45"/>
      <w:r w:rsidRPr="00C025C6">
        <w:rPr>
          <w:rFonts w:hint="cs"/>
          <w:color w:val="808080" w:themeColor="background1" w:themeShade="80"/>
          <w:rtl/>
          <w:lang w:bidi="ar-JO"/>
        </w:rPr>
        <w:t xml:space="preserve">تتوفر العديد من المعلومات عن أطفال متلازمة داون على شبكة الانترنت، الا أن بعض هذه المعلومات قد تكون قديمة او غير صادرة عن مواقع موثوقة و دراسات حديثة لذلك يجب الانتباه لهذا الأمر. تتوفر ايضا العديد من الكتب التي تغطي جوانب التطور المختلفة لأطفال متلازمة داون بالمكتبات الاجنبية. قد يتوفر بعضها بالعربية في مكتبات محلية او ككتب الكترونية مترجمة على شبكة الانترنت. تعتبر هذه الكتب مصدر أفضل للمعلومات. </w:t>
      </w:r>
    </w:p>
    <w:p w14:paraId="31C17EEE" w14:textId="7F9922E0" w:rsidR="005B03BB" w:rsidRDefault="005B03BB" w:rsidP="005B03BB">
      <w:pPr>
        <w:bidi/>
        <w:jc w:val="mediumKashida"/>
        <w:rPr>
          <w:color w:val="808080" w:themeColor="background1" w:themeShade="80"/>
          <w:lang w:bidi="ar-JO"/>
        </w:rPr>
      </w:pPr>
      <w:ins w:id="47" w:author="Reem Alfrangi" w:date="2020-03-25T06:46:00Z">
        <w:r>
          <w:rPr>
            <w:rFonts w:hint="cs"/>
            <w:color w:val="808080" w:themeColor="background1" w:themeShade="80"/>
            <w:rtl/>
            <w:lang w:bidi="ar-JO"/>
          </w:rPr>
          <w:t>من هذه المنصا</w:t>
        </w:r>
        <w:r>
          <w:rPr>
            <w:color w:val="808080" w:themeColor="background1" w:themeShade="80"/>
            <w:lang w:bidi="ar-JO"/>
          </w:rPr>
          <w:t xml:space="preserve"> </w:t>
        </w:r>
        <w:r>
          <w:rPr>
            <w:rFonts w:hint="cs"/>
            <w:color w:val="808080" w:themeColor="background1" w:themeShade="80"/>
            <w:rtl/>
            <w:lang w:bidi="ar-JO"/>
          </w:rPr>
          <w:t>ت :</w:t>
        </w:r>
        <w:r>
          <w:rPr>
            <w:color w:val="808080" w:themeColor="background1" w:themeShade="80"/>
            <w:lang w:bidi="ar-JO"/>
          </w:rPr>
          <w:t xml:space="preserve"> We should mention here some links websites or Facebook pages</w:t>
        </w:r>
        <w:r>
          <w:rPr>
            <w:rFonts w:hint="cs"/>
            <w:color w:val="808080" w:themeColor="background1" w:themeShade="80"/>
            <w:rtl/>
            <w:lang w:bidi="ar-JO"/>
          </w:rPr>
          <w:t xml:space="preserve"> </w:t>
        </w:r>
      </w:ins>
    </w:p>
    <w:p w14:paraId="63B29DDB" w14:textId="3B0CDBC3" w:rsidR="00FF704F" w:rsidRDefault="005B03BB" w:rsidP="005B03BB">
      <w:pPr>
        <w:pStyle w:val="ListParagraph"/>
        <w:numPr>
          <w:ilvl w:val="0"/>
          <w:numId w:val="3"/>
        </w:numPr>
        <w:pBdr>
          <w:bottom w:val="dotted" w:sz="24" w:space="1" w:color="auto"/>
        </w:pBdr>
        <w:bidi/>
        <w:jc w:val="mediumKashida"/>
        <w:rPr>
          <w:ins w:id="48" w:author="Reem Alfrangi" w:date="2020-03-25T06:48:00Z"/>
          <w:rFonts w:hint="cs"/>
          <w:color w:val="808080" w:themeColor="background1" w:themeShade="80"/>
          <w:lang w:bidi="ar-JO"/>
        </w:rPr>
        <w:pPrChange w:id="49" w:author="Reem Alfrangi" w:date="2020-03-25T06:47:00Z">
          <w:pPr>
            <w:pBdr>
              <w:bottom w:val="dotted" w:sz="24" w:space="1" w:color="auto"/>
            </w:pBdr>
            <w:bidi/>
            <w:jc w:val="mediumKashida"/>
          </w:pPr>
        </w:pPrChange>
      </w:pPr>
      <w:ins w:id="50" w:author="Reem Alfrangi" w:date="2020-03-25T06:47:00Z">
        <w:r>
          <w:rPr>
            <w:rFonts w:hint="cs"/>
            <w:color w:val="808080" w:themeColor="background1" w:themeShade="80"/>
            <w:rtl/>
            <w:lang w:bidi="ar-JO"/>
          </w:rPr>
          <w:t xml:space="preserve">تعرفوا على أهالي سبقوكم برحلتهم واستفيدوا من تجاربهم، يمكنكم أن تنضموا لأحد مجموعات الدعم الأسري بمنطقتكم... </w:t>
        </w:r>
      </w:ins>
      <w:ins w:id="51" w:author="Reem Alfrangi" w:date="2020-03-25T06:48:00Z">
        <w:r>
          <w:rPr>
            <w:rFonts w:hint="cs"/>
            <w:color w:val="808080" w:themeColor="background1" w:themeShade="80"/>
            <w:rtl/>
            <w:lang w:bidi="ar-JO"/>
          </w:rPr>
          <w:t>تجارب الأهالي الأخرين تمنحكم الأمل والإستفادة من التجارب</w:t>
        </w:r>
      </w:ins>
    </w:p>
    <w:p w14:paraId="20641881" w14:textId="70552945" w:rsidR="005B03BB" w:rsidRDefault="005B03BB" w:rsidP="005B03BB">
      <w:pPr>
        <w:pBdr>
          <w:bottom w:val="dotted" w:sz="24" w:space="1" w:color="auto"/>
        </w:pBdr>
        <w:bidi/>
        <w:ind w:left="360"/>
        <w:jc w:val="mediumKashida"/>
        <w:rPr>
          <w:ins w:id="52" w:author="Reem Alfrangi" w:date="2020-03-25T06:50:00Z"/>
          <w:color w:val="808080" w:themeColor="background1" w:themeShade="80"/>
          <w:lang w:bidi="ar-JO"/>
        </w:rPr>
        <w:pPrChange w:id="53" w:author="Reem Alfrangi" w:date="2020-03-25T06:49:00Z">
          <w:pPr>
            <w:pBdr>
              <w:bottom w:val="dotted" w:sz="24" w:space="1" w:color="auto"/>
            </w:pBdr>
            <w:bidi/>
            <w:jc w:val="mediumKashida"/>
          </w:pPr>
        </w:pPrChange>
      </w:pPr>
      <w:ins w:id="54" w:author="Reem Alfrangi" w:date="2020-03-25T06:49:00Z">
        <w:r>
          <w:rPr>
            <w:rFonts w:hint="cs"/>
            <w:color w:val="808080" w:themeColor="background1" w:themeShade="80"/>
            <w:rtl/>
            <w:lang w:bidi="ar-JO"/>
          </w:rPr>
          <w:t xml:space="preserve">للإنضمام لأحد مجموعات الدعم الأسري يمكنكم التواصل مع </w:t>
        </w:r>
        <w:r>
          <w:rPr>
            <w:color w:val="808080" w:themeColor="background1" w:themeShade="80"/>
            <w:lang w:bidi="ar-JO"/>
          </w:rPr>
          <w:t>Maybe we should add Sana website and contact details here.</w:t>
        </w:r>
      </w:ins>
    </w:p>
    <w:p w14:paraId="0E1D3FF2" w14:textId="22F484B2" w:rsidR="005B03BB" w:rsidRDefault="005B03BB" w:rsidP="005B03BB">
      <w:pPr>
        <w:pStyle w:val="ListParagraph"/>
        <w:numPr>
          <w:ilvl w:val="0"/>
          <w:numId w:val="3"/>
        </w:numPr>
        <w:pBdr>
          <w:bottom w:val="dotted" w:sz="24" w:space="1" w:color="auto"/>
        </w:pBdr>
        <w:bidi/>
        <w:jc w:val="mediumKashida"/>
        <w:rPr>
          <w:ins w:id="55" w:author="Reem Alfrangi" w:date="2020-03-25T06:53:00Z"/>
          <w:color w:val="808080" w:themeColor="background1" w:themeShade="80"/>
          <w:lang w:bidi="ar-JO"/>
        </w:rPr>
        <w:pPrChange w:id="56" w:author="Reem Alfrangi" w:date="2020-03-25T06:50:00Z">
          <w:pPr>
            <w:pBdr>
              <w:bottom w:val="dotted" w:sz="24" w:space="1" w:color="auto"/>
            </w:pBdr>
            <w:bidi/>
            <w:jc w:val="mediumKashida"/>
          </w:pPr>
        </w:pPrChange>
      </w:pPr>
      <w:ins w:id="57" w:author="Reem Alfrangi" w:date="2020-03-25T06:50:00Z">
        <w:r>
          <w:rPr>
            <w:rFonts w:hint="cs"/>
            <w:color w:val="808080" w:themeColor="background1" w:themeShade="80"/>
            <w:rtl/>
            <w:lang w:bidi="ar-JO"/>
          </w:rPr>
          <w:t>قد يتطلب الأمر إجراء بعض التعديلات والتغييرات في نظام حياتكم..</w:t>
        </w:r>
      </w:ins>
      <w:ins w:id="58" w:author="Reem Alfrangi" w:date="2020-03-25T06:51:00Z">
        <w:r>
          <w:rPr>
            <w:rFonts w:hint="cs"/>
            <w:color w:val="808080" w:themeColor="background1" w:themeShade="80"/>
            <w:rtl/>
            <w:lang w:bidi="ar-JO"/>
          </w:rPr>
          <w:t xml:space="preserve">. </w:t>
        </w:r>
      </w:ins>
      <w:ins w:id="59" w:author="Reem Alfrangi" w:date="2020-03-25T06:50:00Z">
        <w:r>
          <w:rPr>
            <w:rFonts w:hint="cs"/>
            <w:color w:val="808080" w:themeColor="background1" w:themeShade="80"/>
            <w:rtl/>
            <w:lang w:bidi="ar-JO"/>
          </w:rPr>
          <w:t>إبتعدوا عن كل ماهو سلبي ومحبط حولكم وأعيدوا تصميم حياتكم من جديد بالطريقة التي تلائمكم وتلائم متطلبات طفلكم</w:t>
        </w:r>
      </w:ins>
      <w:ins w:id="60" w:author="Reem Alfrangi" w:date="2020-03-25T06:51:00Z">
        <w:r>
          <w:rPr>
            <w:rFonts w:hint="cs"/>
            <w:color w:val="808080" w:themeColor="background1" w:themeShade="80"/>
            <w:rtl/>
            <w:lang w:bidi="ar-JO"/>
          </w:rPr>
          <w:t>... يمكنكم التطوع مع الجمعيات أو المراكز التي تعني بأمور الأطفال ذوي متلازمة داون</w:t>
        </w:r>
      </w:ins>
      <w:ins w:id="61" w:author="Reem Alfrangi" w:date="2020-03-25T06:52:00Z">
        <w:r>
          <w:rPr>
            <w:rFonts w:hint="cs"/>
            <w:color w:val="808080" w:themeColor="background1" w:themeShade="80"/>
            <w:rtl/>
            <w:lang w:bidi="ar-JO"/>
          </w:rPr>
          <w:t xml:space="preserve"> أو أي مبادارات أخري</w:t>
        </w:r>
      </w:ins>
    </w:p>
    <w:p w14:paraId="48E4C9C0" w14:textId="2019E728" w:rsidR="000A712E" w:rsidRPr="000A712E" w:rsidDel="000A712E" w:rsidRDefault="000A712E" w:rsidP="000A712E">
      <w:pPr>
        <w:pStyle w:val="ListParagraph"/>
        <w:numPr>
          <w:ilvl w:val="0"/>
          <w:numId w:val="3"/>
        </w:numPr>
        <w:pBdr>
          <w:bottom w:val="dotted" w:sz="24" w:space="1" w:color="auto"/>
        </w:pBdr>
        <w:bidi/>
        <w:jc w:val="mediumKashida"/>
        <w:rPr>
          <w:del w:id="62" w:author="Reem Alfrangi" w:date="2020-03-25T06:55:00Z"/>
          <w:color w:val="808080" w:themeColor="background1" w:themeShade="80"/>
          <w:lang w:bidi="ar-JO"/>
          <w:rPrChange w:id="63" w:author="Reem Alfrangi" w:date="2020-03-25T06:55:00Z">
            <w:rPr>
              <w:del w:id="64" w:author="Reem Alfrangi" w:date="2020-03-25T06:55:00Z"/>
              <w:rFonts w:hint="cs"/>
              <w:rtl/>
              <w:lang w:bidi="ar-JO"/>
            </w:rPr>
          </w:rPrChange>
        </w:rPr>
        <w:pPrChange w:id="65" w:author="Reem Alfrangi" w:date="2020-03-25T06:55:00Z">
          <w:pPr>
            <w:pBdr>
              <w:bottom w:val="dotted" w:sz="24" w:space="1" w:color="auto"/>
            </w:pBdr>
            <w:bidi/>
            <w:jc w:val="mediumKashida"/>
          </w:pPr>
        </w:pPrChange>
      </w:pPr>
      <w:ins w:id="66" w:author="Reem Alfrangi" w:date="2020-03-25T06:55:00Z">
        <w:r>
          <w:rPr>
            <w:rFonts w:hint="cs"/>
            <w:color w:val="808080" w:themeColor="background1" w:themeShade="80"/>
            <w:rtl/>
            <w:lang w:bidi="ar-JO"/>
          </w:rPr>
          <w:t xml:space="preserve">4. </w:t>
        </w:r>
      </w:ins>
      <w:ins w:id="67" w:author="Reem Alfrangi" w:date="2020-03-25T06:53:00Z">
        <w:r w:rsidRPr="000A712E">
          <w:rPr>
            <w:rFonts w:hint="cs"/>
            <w:color w:val="808080" w:themeColor="background1" w:themeShade="80"/>
            <w:rtl/>
            <w:lang w:bidi="ar-JO"/>
            <w:rPrChange w:id="68" w:author="Reem Alfrangi" w:date="2020-03-25T06:55:00Z">
              <w:rPr>
                <w:rFonts w:hint="cs"/>
                <w:rtl/>
                <w:lang w:bidi="ar-JO"/>
              </w:rPr>
            </w:rPrChange>
          </w:rPr>
          <w:t xml:space="preserve">قد تحتاجون إلى تطبيق نظام جديد في حياتكم، لاتقلقوا! </w:t>
        </w:r>
      </w:ins>
      <w:ins w:id="69" w:author="Reem Alfrangi" w:date="2020-03-25T06:54:00Z">
        <w:r w:rsidRPr="000A712E">
          <w:rPr>
            <w:rFonts w:hint="cs"/>
            <w:color w:val="808080" w:themeColor="background1" w:themeShade="80"/>
            <w:rtl/>
            <w:lang w:bidi="ar-JO"/>
            <w:rPrChange w:id="70" w:author="Reem Alfrangi" w:date="2020-03-25T06:55:00Z">
              <w:rPr>
                <w:rFonts w:hint="cs"/>
                <w:rtl/>
                <w:lang w:bidi="ar-JO"/>
              </w:rPr>
            </w:rPrChange>
          </w:rPr>
          <w:t>التغيير ليس سهلاً لكنه ممكن إذا كان للأفضل... يمكنكم الإستعانة بالأخصائيين الذين يعملون مع طفلكم لمساعدتكم على ترتيب نظام حياتكم بشكل أفضل</w:t>
        </w:r>
      </w:ins>
    </w:p>
    <w:p w14:paraId="56884118" w14:textId="582E3069" w:rsidR="0054050F" w:rsidRDefault="0054050F" w:rsidP="000A712E">
      <w:pPr>
        <w:bidi/>
        <w:rPr>
          <w:ins w:id="71" w:author="Reem Alfrangi" w:date="2020-03-25T07:01:00Z"/>
          <w:color w:val="808080" w:themeColor="background1" w:themeShade="80"/>
          <w:lang w:bidi="ar-JO"/>
        </w:rPr>
      </w:pPr>
      <w:commentRangeStart w:id="72"/>
      <w:r>
        <w:rPr>
          <w:color w:val="808080" w:themeColor="background1" w:themeShade="80"/>
          <w:lang w:bidi="ar-JO"/>
        </w:rPr>
        <w:t xml:space="preserve">Feeding </w:t>
      </w:r>
      <w:commentRangeEnd w:id="72"/>
      <w:del w:id="73" w:author="Reem Alfrangi" w:date="2020-03-25T06:58:00Z">
        <w:r w:rsidDel="000A712E">
          <w:rPr>
            <w:rStyle w:val="CommentReference"/>
          </w:rPr>
          <w:commentReference w:id="72"/>
        </w:r>
      </w:del>
    </w:p>
    <w:p w14:paraId="7F03FE1D" w14:textId="77777777" w:rsidR="000A712E" w:rsidRDefault="000A712E" w:rsidP="000A712E">
      <w:pPr>
        <w:bidi/>
        <w:rPr>
          <w:ins w:id="74" w:author="Reem Alfrangi" w:date="2020-03-25T07:01:00Z"/>
          <w:color w:val="808080" w:themeColor="background1" w:themeShade="80"/>
          <w:lang w:bidi="ar-JO"/>
        </w:rPr>
      </w:pPr>
    </w:p>
    <w:p w14:paraId="573893CC" w14:textId="77777777" w:rsidR="000A712E" w:rsidRDefault="000A712E" w:rsidP="000A712E">
      <w:pPr>
        <w:bidi/>
        <w:rPr>
          <w:ins w:id="75" w:author="Reem Alfrangi" w:date="2020-03-25T07:01:00Z"/>
          <w:color w:val="808080" w:themeColor="background1" w:themeShade="80"/>
          <w:lang w:bidi="ar-JO"/>
        </w:rPr>
      </w:pPr>
    </w:p>
    <w:p w14:paraId="471D6E54" w14:textId="05AE1DA2" w:rsidR="000A712E" w:rsidRDefault="000A712E" w:rsidP="000A712E">
      <w:pPr>
        <w:rPr>
          <w:ins w:id="76" w:author="Reem Alfrangi" w:date="2020-03-25T07:01:00Z"/>
        </w:rPr>
      </w:pPr>
    </w:p>
    <w:p w14:paraId="4F1E6501" w14:textId="03B38342" w:rsidR="000A712E" w:rsidRDefault="000A712E" w:rsidP="000A712E">
      <w:pPr>
        <w:rPr>
          <w:ins w:id="77" w:author="Reem Alfrangi" w:date="2020-03-25T07:01:00Z"/>
        </w:rPr>
      </w:pPr>
      <w:ins w:id="78" w:author="Reem Alfrangi" w:date="2020-03-25T07:01:00Z">
        <w:r w:rsidRPr="000A712E">
          <w:rPr>
            <w:noProof/>
            <w:color w:val="808080" w:themeColor="background1" w:themeShade="80"/>
            <w:lang w:bidi="ar-JO"/>
          </w:rPr>
          <mc:AlternateContent>
            <mc:Choice Requires="wps">
              <w:drawing>
                <wp:anchor distT="45720" distB="45720" distL="114300" distR="114300" simplePos="0" relativeHeight="251653120" behindDoc="0" locked="0" layoutInCell="1" allowOverlap="1" wp14:anchorId="5C15C50F" wp14:editId="5ABA57B8">
                  <wp:simplePos x="0" y="0"/>
                  <wp:positionH relativeFrom="column">
                    <wp:posOffset>3232150</wp:posOffset>
                  </wp:positionH>
                  <wp:positionV relativeFrom="paragraph">
                    <wp:posOffset>311785</wp:posOffset>
                  </wp:positionV>
                  <wp:extent cx="30924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2450" cy="1404620"/>
                          </a:xfrm>
                          <a:prstGeom prst="rect">
                            <a:avLst/>
                          </a:prstGeom>
                          <a:solidFill>
                            <a:srgbClr val="FFFFFF"/>
                          </a:solidFill>
                          <a:ln w="9525">
                            <a:noFill/>
                            <a:miter lim="800000"/>
                            <a:headEnd/>
                            <a:tailEnd/>
                          </a:ln>
                        </wps:spPr>
                        <wps:txbx>
                          <w:txbxContent>
                            <w:p w14:paraId="5A58341A" w14:textId="77777777" w:rsidR="000A712E" w:rsidRDefault="000A712E" w:rsidP="000A712E">
                              <w:pPr>
                                <w:jc w:val="right"/>
                                <w:rPr>
                                  <w:ins w:id="79" w:author="Reem Alfrangi" w:date="2020-03-25T06:59:00Z"/>
                                  <w:rFonts w:hint="cs"/>
                                  <w:rtl/>
                                  <w:lang w:bidi="ar-JO"/>
                                </w:rPr>
                                <w:pPrChange w:id="80" w:author="Reem Alfrangi" w:date="2020-03-25T07:01:00Z">
                                  <w:pPr/>
                                </w:pPrChange>
                              </w:pPr>
                              <w:ins w:id="81" w:author="Reem Alfrangi" w:date="2020-03-25T06:59:00Z">
                                <w:r>
                                  <w:rPr>
                                    <w:rFonts w:hint="cs"/>
                                    <w:rtl/>
                                    <w:lang w:bidi="ar-JO"/>
                                  </w:rPr>
                                  <w:t>رحمة خالد من مصر:</w:t>
                                </w:r>
                              </w:ins>
                            </w:p>
                            <w:p w14:paraId="04D3A995" w14:textId="60FEB7E0" w:rsidR="000A712E" w:rsidRPr="000A712E" w:rsidRDefault="000A712E" w:rsidP="000A712E">
                              <w:pPr>
                                <w:bidi/>
                                <w:rPr>
                                  <w:rFonts w:hint="cs"/>
                                  <w:rtl/>
                                  <w:lang w:bidi="ar-JO"/>
                                </w:rPr>
                                <w:pPrChange w:id="82" w:author="Reem Alfrangi" w:date="2020-03-25T07:02:00Z">
                                  <w:pPr/>
                                </w:pPrChange>
                              </w:pPr>
                              <w:ins w:id="83" w:author="Reem Alfrangi" w:date="2020-03-25T06:59:00Z">
                                <w:r>
                                  <w:rPr>
                                    <w:rFonts w:hint="cs"/>
                                    <w:rtl/>
                                    <w:lang w:bidi="ar-JO"/>
                                  </w:rPr>
                                  <w:t xml:space="preserve">بطلة سباحة حاصلة على العديد من الميداليات وتعمل حالياً </w:t>
                                </w:r>
                                <w:r>
                                  <w:rPr>
                                    <w:rFonts w:hint="cs"/>
                                    <w:rtl/>
                                    <w:lang w:bidi="ar-JO"/>
                                  </w:rPr>
                                  <w:t xml:space="preserve">مذيعة في برنامج الصباح على </w:t>
                                </w:r>
                              </w:ins>
                              <w:ins w:id="84" w:author="Reem Alfrangi" w:date="2020-03-25T07:01:00Z">
                                <w:r>
                                  <w:rPr>
                                    <w:lang w:bidi="ar-JO"/>
                                  </w:rPr>
                                  <w:t xml:space="preserve"> </w:t>
                                </w:r>
                              </w:ins>
                              <w:ins w:id="85" w:author="Reem Alfrangi" w:date="2020-03-25T07:02:00Z">
                                <w:r>
                                  <w:rPr>
                                    <w:rFonts w:hint="cs"/>
                                    <w:rtl/>
                                    <w:lang w:bidi="ar-JO"/>
                                  </w:rPr>
                                  <w:t xml:space="preserve">شاشة </w:t>
                                </w:r>
                                <w:proofErr w:type="spellStart"/>
                                <w:r>
                                  <w:rPr>
                                    <w:lang w:bidi="ar-JO"/>
                                  </w:rPr>
                                  <w:t>dmc</w:t>
                                </w:r>
                                <w:proofErr w:type="spellEnd"/>
                                <w:r>
                                  <w:rPr>
                                    <w:rFonts w:hint="cs"/>
                                    <w:rtl/>
                                    <w:lang w:bidi="ar-JO"/>
                                  </w:rPr>
                                  <w:t xml:space="preserve"> المصرية</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C15C50F" id="_x0000_t202" coordsize="21600,21600" o:spt="202" path="m,l,21600r21600,l21600,xe">
                  <v:stroke joinstyle="miter"/>
                  <v:path gradientshapeok="t" o:connecttype="rect"/>
                </v:shapetype>
                <v:shape id="Text Box 2" o:spid="_x0000_s1026" type="#_x0000_t202" style="position:absolute;margin-left:254.5pt;margin-top:24.55pt;width:243.5pt;height:110.6pt;z-index:2516531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" stroked="f">
                  <v:textbox style="mso-fit-shape-to-text:t">
                    <w:txbxContent>
                      <w:p w14:paraId="5A58341A" w14:textId="77777777" w:rsidR="000A712E" w:rsidRDefault="000A712E" w:rsidP="000A712E">
                        <w:pPr>
                          <w:jc w:val="right"/>
                          <w:rPr>
                            <w:ins w:id="86" w:author="Reem Alfrangi" w:date="2020-03-25T06:59:00Z"/>
                            <w:rFonts w:hint="cs"/>
                            <w:rtl/>
                            <w:lang w:bidi="ar-JO"/>
                          </w:rPr>
                          <w:pPrChange w:id="87" w:author="Reem Alfrangi" w:date="2020-03-25T07:01:00Z">
                            <w:pPr/>
                          </w:pPrChange>
                        </w:pPr>
                        <w:ins w:id="88" w:author="Reem Alfrangi" w:date="2020-03-25T06:59:00Z">
                          <w:r>
                            <w:rPr>
                              <w:rFonts w:hint="cs"/>
                              <w:rtl/>
                              <w:lang w:bidi="ar-JO"/>
                            </w:rPr>
                            <w:t>رحمة خالد من مصر:</w:t>
                          </w:r>
                        </w:ins>
                      </w:p>
                      <w:p w14:paraId="04D3A995" w14:textId="60FEB7E0" w:rsidR="000A712E" w:rsidRPr="000A712E" w:rsidRDefault="000A712E" w:rsidP="000A712E">
                        <w:pPr>
                          <w:bidi/>
                          <w:rPr>
                            <w:rFonts w:hint="cs"/>
                            <w:rtl/>
                            <w:lang w:bidi="ar-JO"/>
                          </w:rPr>
                          <w:pPrChange w:id="89" w:author="Reem Alfrangi" w:date="2020-03-25T07:02:00Z">
                            <w:pPr/>
                          </w:pPrChange>
                        </w:pPr>
                        <w:ins w:id="90" w:author="Reem Alfrangi" w:date="2020-03-25T06:59:00Z">
                          <w:r>
                            <w:rPr>
                              <w:rFonts w:hint="cs"/>
                              <w:rtl/>
                              <w:lang w:bidi="ar-JO"/>
                            </w:rPr>
                            <w:t xml:space="preserve">بطلة سباحة حاصلة على العديد من الميداليات وتعمل حالياً </w:t>
                          </w:r>
                          <w:r>
                            <w:rPr>
                              <w:rFonts w:hint="cs"/>
                              <w:rtl/>
                              <w:lang w:bidi="ar-JO"/>
                            </w:rPr>
                            <w:t xml:space="preserve">مذيعة في برنامج الصباح على </w:t>
                          </w:r>
                        </w:ins>
                        <w:ins w:id="91" w:author="Reem Alfrangi" w:date="2020-03-25T07:01:00Z">
                          <w:r>
                            <w:rPr>
                              <w:lang w:bidi="ar-JO"/>
                            </w:rPr>
                            <w:t xml:space="preserve"> </w:t>
                          </w:r>
                        </w:ins>
                        <w:ins w:id="92" w:author="Reem Alfrangi" w:date="2020-03-25T07:02:00Z">
                          <w:r>
                            <w:rPr>
                              <w:rFonts w:hint="cs"/>
                              <w:rtl/>
                              <w:lang w:bidi="ar-JO"/>
                            </w:rPr>
                            <w:t xml:space="preserve">شاشة </w:t>
                          </w:r>
                          <w:proofErr w:type="spellStart"/>
                          <w:r>
                            <w:rPr>
                              <w:lang w:bidi="ar-JO"/>
                            </w:rPr>
                            <w:t>dmc</w:t>
                          </w:r>
                          <w:proofErr w:type="spellEnd"/>
                          <w:r>
                            <w:rPr>
                              <w:rFonts w:hint="cs"/>
                              <w:rtl/>
                              <w:lang w:bidi="ar-JO"/>
                            </w:rPr>
                            <w:t xml:space="preserve"> المصرية</w:t>
                          </w:r>
                        </w:ins>
                      </w:p>
                    </w:txbxContent>
                  </v:textbox>
                  <w10:wrap type="square"/>
                </v:shape>
              </w:pict>
            </mc:Fallback>
          </mc:AlternateContent>
        </w:r>
        <w:r>
          <w:rPr>
            <w:noProof/>
            <w:color w:val="808080" w:themeColor="background1" w:themeShade="80"/>
          </w:rPr>
          <w:drawing>
            <wp:inline distT="0" distB="0" distL="0" distR="0" wp14:anchorId="075FAFBB" wp14:editId="7CE55758">
              <wp:extent cx="285750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hma.jpg"/>
                      <pic:cNvPicPr/>
                    </pic:nvPicPr>
                    <pic:blipFill>
                      <a:blip r:embed="rId7">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inline>
          </w:drawing>
        </w:r>
      </w:ins>
    </w:p>
    <w:p w14:paraId="308ADD4A" w14:textId="77777777" w:rsidR="000A712E" w:rsidRDefault="000A712E" w:rsidP="000A712E">
      <w:pPr>
        <w:bidi/>
        <w:rPr>
          <w:ins w:id="93" w:author="Reem Alfrangi" w:date="2020-03-25T07:02:00Z"/>
          <w:color w:val="808080" w:themeColor="background1" w:themeShade="80"/>
          <w:rtl/>
          <w:lang w:bidi="ar-JO"/>
        </w:rPr>
      </w:pPr>
    </w:p>
    <w:p w14:paraId="39C401EA" w14:textId="13F20C54" w:rsidR="000A712E" w:rsidRDefault="00BC62FE" w:rsidP="000A712E">
      <w:pPr>
        <w:bidi/>
        <w:rPr>
          <w:ins w:id="94" w:author="Reem Alfrangi" w:date="2020-03-25T07:02:00Z"/>
          <w:color w:val="808080" w:themeColor="background1" w:themeShade="80"/>
          <w:rtl/>
          <w:lang w:bidi="ar-JO"/>
        </w:rPr>
      </w:pPr>
      <w:ins w:id="95" w:author="Reem Alfrangi" w:date="2020-03-25T07:07:00Z">
        <w:r>
          <w:rPr>
            <w:noProof/>
            <w:color w:val="808080" w:themeColor="background1" w:themeShade="80"/>
          </w:rPr>
          <w:drawing>
            <wp:anchor distT="0" distB="0" distL="114300" distR="114300" simplePos="0" relativeHeight="251661312" behindDoc="1" locked="0" layoutInCell="1" allowOverlap="1" wp14:anchorId="3198EBC4" wp14:editId="2CFB1139">
              <wp:simplePos x="0" y="0"/>
              <wp:positionH relativeFrom="column">
                <wp:posOffset>0</wp:posOffset>
              </wp:positionH>
              <wp:positionV relativeFrom="paragraph">
                <wp:posOffset>153035</wp:posOffset>
              </wp:positionV>
              <wp:extent cx="2806700" cy="2677160"/>
              <wp:effectExtent l="0" t="0" r="0" b="8890"/>
              <wp:wrapTight wrapText="bothSides">
                <wp:wrapPolygon edited="0">
                  <wp:start x="0" y="0"/>
                  <wp:lineTo x="0" y="21518"/>
                  <wp:lineTo x="21405" y="21518"/>
                  <wp:lineTo x="2140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0-03-25.png"/>
                      <pic:cNvPicPr/>
                    </pic:nvPicPr>
                    <pic:blipFill rotWithShape="1">
                      <a:blip r:embed="rId8" cstate="print">
                        <a:extLst>
                          <a:ext uri="{28A0092B-C50C-407E-A947-70E740481C1C}">
                            <a14:useLocalDpi xmlns:a14="http://schemas.microsoft.com/office/drawing/2010/main" val="0"/>
                          </a:ext>
                        </a:extLst>
                      </a:blip>
                      <a:srcRect l="13034" t="9498" r="40598" b="11871"/>
                      <a:stretch/>
                    </pic:blipFill>
                    <pic:spPr bwMode="auto">
                      <a:xfrm>
                        <a:off x="0" y="0"/>
                        <a:ext cx="2806700" cy="2677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p w14:paraId="2F8A4035" w14:textId="0543C53B" w:rsidR="000A712E" w:rsidRDefault="00B40D0E" w:rsidP="000A712E">
      <w:pPr>
        <w:bidi/>
        <w:rPr>
          <w:ins w:id="96" w:author="Reem Alfrangi" w:date="2020-03-25T07:03:00Z"/>
          <w:color w:val="808080" w:themeColor="background1" w:themeShade="80"/>
          <w:lang w:bidi="ar-JO"/>
        </w:rPr>
      </w:pPr>
      <w:ins w:id="97" w:author="Reem Alfrangi" w:date="2020-03-25T07:04:00Z">
        <w:r w:rsidRPr="00B40D0E">
          <w:rPr>
            <w:noProof/>
            <w:color w:val="808080" w:themeColor="background1" w:themeShade="80"/>
            <w:lang w:bidi="ar-JO"/>
          </w:rPr>
          <mc:AlternateContent>
            <mc:Choice Requires="wps">
              <w:drawing>
                <wp:anchor distT="45720" distB="45720" distL="114300" distR="114300" simplePos="0" relativeHeight="251657216" behindDoc="0" locked="0" layoutInCell="1" allowOverlap="1" wp14:anchorId="386EA73E" wp14:editId="32327E26">
                  <wp:simplePos x="0" y="0"/>
                  <wp:positionH relativeFrom="column">
                    <wp:posOffset>368300</wp:posOffset>
                  </wp:positionH>
                  <wp:positionV relativeFrom="paragraph">
                    <wp:posOffset>190500</wp:posOffset>
                  </wp:positionV>
                  <wp:extent cx="3181350" cy="1404620"/>
                  <wp:effectExtent l="0" t="0" r="0" b="63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1404620"/>
                          </a:xfrm>
                          <a:prstGeom prst="rect">
                            <a:avLst/>
                          </a:prstGeom>
                          <a:solidFill>
                            <a:srgbClr val="FFFFFF"/>
                          </a:solidFill>
                          <a:ln w="9525">
                            <a:noFill/>
                            <a:miter lim="800000"/>
                            <a:headEnd/>
                            <a:tailEnd/>
                          </a:ln>
                        </wps:spPr>
                        <wps:txbx>
                          <w:txbxContent>
                            <w:p w14:paraId="77BE1ABD" w14:textId="4D2F6E74" w:rsidR="00B40D0E" w:rsidRDefault="00B40D0E" w:rsidP="00B40D0E">
                              <w:pPr>
                                <w:bidi/>
                                <w:jc w:val="both"/>
                                <w:rPr>
                                  <w:ins w:id="98" w:author="Reem Alfrangi" w:date="2020-03-25T07:04:00Z"/>
                                  <w:rFonts w:hint="cs"/>
                                  <w:color w:val="808080" w:themeColor="background1" w:themeShade="80"/>
                                  <w:rtl/>
                                  <w:lang w:bidi="ar-JO"/>
                                </w:rPr>
                                <w:pPrChange w:id="99" w:author="Reem Alfrangi" w:date="2020-03-25T07:05:00Z">
                                  <w:pPr>
                                    <w:bidi/>
                                  </w:pPr>
                                </w:pPrChange>
                              </w:pPr>
                              <w:ins w:id="100" w:author="Reem Alfrangi" w:date="2020-03-25T07:04:00Z">
                                <w:r>
                                  <w:rPr>
                                    <w:rFonts w:hint="cs"/>
                                    <w:color w:val="808080" w:themeColor="background1" w:themeShade="80"/>
                                    <w:rtl/>
                                    <w:lang w:bidi="ar-JO"/>
                                  </w:rPr>
                                  <w:t xml:space="preserve">مصعب قصراوي من الأردن </w:t>
                                </w:r>
                                <w:r>
                                  <w:rPr>
                                    <w:color w:val="808080" w:themeColor="background1" w:themeShade="80"/>
                                    <w:rtl/>
                                    <w:lang w:bidi="ar-JO"/>
                                  </w:rPr>
                                  <w:t>–</w:t>
                                </w:r>
                                <w:r>
                                  <w:rPr>
                                    <w:rFonts w:hint="cs"/>
                                    <w:color w:val="808080" w:themeColor="background1" w:themeShade="80"/>
                                    <w:rtl/>
                                    <w:lang w:bidi="ar-JO"/>
                                  </w:rPr>
                                  <w:t xml:space="preserve"> إربد:</w:t>
                                </w:r>
                              </w:ins>
                            </w:p>
                            <w:p w14:paraId="5314B9EC" w14:textId="77777777" w:rsidR="00B40D0E" w:rsidRDefault="00B40D0E" w:rsidP="00B40D0E">
                              <w:pPr>
                                <w:bidi/>
                                <w:jc w:val="both"/>
                                <w:rPr>
                                  <w:ins w:id="101" w:author="Reem Alfrangi" w:date="2020-03-25T07:04:00Z"/>
                                  <w:color w:val="808080" w:themeColor="background1" w:themeShade="80"/>
                                  <w:lang w:bidi="ar-JO"/>
                                </w:rPr>
                                <w:pPrChange w:id="102" w:author="Reem Alfrangi" w:date="2020-03-25T07:05:00Z">
                                  <w:pPr>
                                    <w:bidi/>
                                  </w:pPr>
                                </w:pPrChange>
                              </w:pPr>
                              <w:ins w:id="103" w:author="Reem Alfrangi" w:date="2020-03-25T07:04:00Z">
                                <w:r>
                                  <w:rPr>
                                    <w:rFonts w:hint="cs"/>
                                    <w:color w:val="808080" w:themeColor="background1" w:themeShade="80"/>
                                    <w:rtl/>
                                    <w:lang w:bidi="ar-JO"/>
                                  </w:rPr>
                                  <w:t>يعمل مصعب حاليا على تأسيس عمله الخاص بمساعدة والدته وأخوته وهو صناعة الأسوار والإكسسوارات الخفيفة</w:t>
                                </w:r>
                              </w:ins>
                            </w:p>
                            <w:p w14:paraId="64F0CCAF" w14:textId="1308A7EB" w:rsidR="00B40D0E" w:rsidRDefault="00B40D0E" w:rsidP="00B40D0E">
                              <w:pPr>
                                <w:jc w:val="right"/>
                                <w:rPr>
                                  <w:ins w:id="104" w:author="Reem Alfrangi" w:date="2020-03-25T07:05:00Z"/>
                                  <w:color w:val="808080" w:themeColor="background1" w:themeShade="80"/>
                                  <w:rtl/>
                                  <w:lang w:bidi="ar-JO"/>
                                </w:rPr>
                                <w:pPrChange w:id="105" w:author="Reem Alfrangi" w:date="2020-03-25T07:05:00Z">
                                  <w:pPr/>
                                </w:pPrChange>
                              </w:pPr>
                              <w:ins w:id="106" w:author="Reem Alfrangi" w:date="2020-03-25T07:05:00Z">
                                <w:r>
                                  <w:rPr>
                                    <w:rFonts w:hint="cs"/>
                                    <w:color w:val="808080" w:themeColor="background1" w:themeShade="80"/>
                                    <w:rtl/>
                                    <w:lang w:bidi="ar-JO"/>
                                  </w:rPr>
                                  <w:t>لمتابعة مصعب:</w:t>
                                </w:r>
                              </w:ins>
                            </w:p>
                            <w:p w14:paraId="1EF79362" w14:textId="77777777" w:rsidR="00B40D0E" w:rsidRPr="00C025C6" w:rsidRDefault="00B40D0E" w:rsidP="00B40D0E">
                              <w:pPr>
                                <w:bidi/>
                                <w:jc w:val="both"/>
                                <w:rPr>
                                  <w:ins w:id="107" w:author="Reem Alfrangi" w:date="2020-03-25T07:05:00Z"/>
                                  <w:rFonts w:hint="cs"/>
                                  <w:color w:val="808080" w:themeColor="background1" w:themeShade="80"/>
                                  <w:rtl/>
                                  <w:lang w:bidi="ar-JO"/>
                                </w:rPr>
                                <w:pPrChange w:id="108" w:author="Reem Alfrangi" w:date="2020-03-25T07:05:00Z">
                                  <w:pPr>
                                    <w:bidi/>
                                  </w:pPr>
                                </w:pPrChange>
                              </w:pPr>
                              <w:ins w:id="109" w:author="Reem Alfrangi" w:date="2020-03-25T07:05:00Z">
                                <w:r>
                                  <w:fldChar w:fldCharType="begin"/>
                                </w:r>
                                <w:r>
                                  <w:instrText xml:space="preserve"> HYPERLINK "https://www.instagram.com/musab_accessories/" </w:instrText>
                                </w:r>
                                <w:r>
                                  <w:fldChar w:fldCharType="separate"/>
                                </w:r>
                                <w:r>
                                  <w:rPr>
                                    <w:rStyle w:val="Hyperlink"/>
                                  </w:rPr>
                                  <w:t>https://www.instagram.com/musab_accessories/</w:t>
                                </w:r>
                                <w:r>
                                  <w:fldChar w:fldCharType="end"/>
                                </w:r>
                              </w:ins>
                            </w:p>
                            <w:p w14:paraId="604A56FA" w14:textId="77777777" w:rsidR="00B40D0E" w:rsidRDefault="00B40D0E" w:rsidP="00B40D0E">
                              <w:pPr>
                                <w:jc w:val="right"/>
                                <w:rPr>
                                  <w:lang w:bidi="ar-JO"/>
                                </w:rPr>
                                <w:pPrChange w:id="110" w:author="Reem Alfrangi" w:date="2020-03-25T07:05:00Z">
                                  <w:pPr/>
                                </w:pPrChange>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6EA73E" id="_x0000_s1027" type="#_x0000_t202" style="position:absolute;left:0;text-align:left;margin-left:29pt;margin-top:15pt;width:250.5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" stroked="f">
                  <v:textbox style="mso-fit-shape-to-text:t">
                    <w:txbxContent>
                      <w:p w14:paraId="77BE1ABD" w14:textId="4D2F6E74" w:rsidR="00B40D0E" w:rsidRDefault="00B40D0E" w:rsidP="00B40D0E">
                        <w:pPr>
                          <w:bidi/>
                          <w:jc w:val="both"/>
                          <w:rPr>
                            <w:ins w:id="111" w:author="Reem Alfrangi" w:date="2020-03-25T07:04:00Z"/>
                            <w:rFonts w:hint="cs"/>
                            <w:color w:val="808080" w:themeColor="background1" w:themeShade="80"/>
                            <w:rtl/>
                            <w:lang w:bidi="ar-JO"/>
                          </w:rPr>
                          <w:pPrChange w:id="112" w:author="Reem Alfrangi" w:date="2020-03-25T07:05:00Z">
                            <w:pPr>
                              <w:bidi/>
                            </w:pPr>
                          </w:pPrChange>
                        </w:pPr>
                        <w:ins w:id="113" w:author="Reem Alfrangi" w:date="2020-03-25T07:04:00Z">
                          <w:r>
                            <w:rPr>
                              <w:rFonts w:hint="cs"/>
                              <w:color w:val="808080" w:themeColor="background1" w:themeShade="80"/>
                              <w:rtl/>
                              <w:lang w:bidi="ar-JO"/>
                            </w:rPr>
                            <w:t xml:space="preserve">مصعب قصراوي من الأردن </w:t>
                          </w:r>
                          <w:r>
                            <w:rPr>
                              <w:color w:val="808080" w:themeColor="background1" w:themeShade="80"/>
                              <w:rtl/>
                              <w:lang w:bidi="ar-JO"/>
                            </w:rPr>
                            <w:t>–</w:t>
                          </w:r>
                          <w:r>
                            <w:rPr>
                              <w:rFonts w:hint="cs"/>
                              <w:color w:val="808080" w:themeColor="background1" w:themeShade="80"/>
                              <w:rtl/>
                              <w:lang w:bidi="ar-JO"/>
                            </w:rPr>
                            <w:t xml:space="preserve"> إربد:</w:t>
                          </w:r>
                        </w:ins>
                      </w:p>
                      <w:p w14:paraId="5314B9EC" w14:textId="77777777" w:rsidR="00B40D0E" w:rsidRDefault="00B40D0E" w:rsidP="00B40D0E">
                        <w:pPr>
                          <w:bidi/>
                          <w:jc w:val="both"/>
                          <w:rPr>
                            <w:ins w:id="114" w:author="Reem Alfrangi" w:date="2020-03-25T07:04:00Z"/>
                            <w:color w:val="808080" w:themeColor="background1" w:themeShade="80"/>
                            <w:lang w:bidi="ar-JO"/>
                          </w:rPr>
                          <w:pPrChange w:id="115" w:author="Reem Alfrangi" w:date="2020-03-25T07:05:00Z">
                            <w:pPr>
                              <w:bidi/>
                            </w:pPr>
                          </w:pPrChange>
                        </w:pPr>
                        <w:ins w:id="116" w:author="Reem Alfrangi" w:date="2020-03-25T07:04:00Z">
                          <w:r>
                            <w:rPr>
                              <w:rFonts w:hint="cs"/>
                              <w:color w:val="808080" w:themeColor="background1" w:themeShade="80"/>
                              <w:rtl/>
                              <w:lang w:bidi="ar-JO"/>
                            </w:rPr>
                            <w:t>يعمل مصعب حاليا على تأسيس عمله الخاص بمساعدة والدته وأخوته وهو صناعة الأسوار والإكسسوارات الخفيفة</w:t>
                          </w:r>
                        </w:ins>
                      </w:p>
                      <w:p w14:paraId="64F0CCAF" w14:textId="1308A7EB" w:rsidR="00B40D0E" w:rsidRDefault="00B40D0E" w:rsidP="00B40D0E">
                        <w:pPr>
                          <w:jc w:val="right"/>
                          <w:rPr>
                            <w:ins w:id="117" w:author="Reem Alfrangi" w:date="2020-03-25T07:05:00Z"/>
                            <w:color w:val="808080" w:themeColor="background1" w:themeShade="80"/>
                            <w:rtl/>
                            <w:lang w:bidi="ar-JO"/>
                          </w:rPr>
                          <w:pPrChange w:id="118" w:author="Reem Alfrangi" w:date="2020-03-25T07:05:00Z">
                            <w:pPr/>
                          </w:pPrChange>
                        </w:pPr>
                        <w:ins w:id="119" w:author="Reem Alfrangi" w:date="2020-03-25T07:05:00Z">
                          <w:r>
                            <w:rPr>
                              <w:rFonts w:hint="cs"/>
                              <w:color w:val="808080" w:themeColor="background1" w:themeShade="80"/>
                              <w:rtl/>
                              <w:lang w:bidi="ar-JO"/>
                            </w:rPr>
                            <w:t>لمتابعة مصعب:</w:t>
                          </w:r>
                        </w:ins>
                      </w:p>
                      <w:p w14:paraId="1EF79362" w14:textId="77777777" w:rsidR="00B40D0E" w:rsidRPr="00C025C6" w:rsidRDefault="00B40D0E" w:rsidP="00B40D0E">
                        <w:pPr>
                          <w:bidi/>
                          <w:jc w:val="both"/>
                          <w:rPr>
                            <w:ins w:id="120" w:author="Reem Alfrangi" w:date="2020-03-25T07:05:00Z"/>
                            <w:rFonts w:hint="cs"/>
                            <w:color w:val="808080" w:themeColor="background1" w:themeShade="80"/>
                            <w:rtl/>
                            <w:lang w:bidi="ar-JO"/>
                          </w:rPr>
                          <w:pPrChange w:id="121" w:author="Reem Alfrangi" w:date="2020-03-25T07:05:00Z">
                            <w:pPr>
                              <w:bidi/>
                            </w:pPr>
                          </w:pPrChange>
                        </w:pPr>
                        <w:ins w:id="122" w:author="Reem Alfrangi" w:date="2020-03-25T07:05:00Z">
                          <w:r>
                            <w:fldChar w:fldCharType="begin"/>
                          </w:r>
                          <w:r>
                            <w:instrText xml:space="preserve"> HYPERLINK "https://www.instagram.com/musab_accessories/" </w:instrText>
                          </w:r>
                          <w:r>
                            <w:fldChar w:fldCharType="separate"/>
                          </w:r>
                          <w:r>
                            <w:rPr>
                              <w:rStyle w:val="Hyperlink"/>
                            </w:rPr>
                            <w:t>https://www.instagram.com/musab_accessories/</w:t>
                          </w:r>
                          <w:r>
                            <w:fldChar w:fldCharType="end"/>
                          </w:r>
                        </w:ins>
                      </w:p>
                      <w:p w14:paraId="604A56FA" w14:textId="77777777" w:rsidR="00B40D0E" w:rsidRDefault="00B40D0E" w:rsidP="00B40D0E">
                        <w:pPr>
                          <w:jc w:val="right"/>
                          <w:rPr>
                            <w:lang w:bidi="ar-JO"/>
                          </w:rPr>
                          <w:pPrChange w:id="123" w:author="Reem Alfrangi" w:date="2020-03-25T07:05:00Z">
                            <w:pPr/>
                          </w:pPrChange>
                        </w:pPr>
                      </w:p>
                    </w:txbxContent>
                  </v:textbox>
                  <w10:wrap type="square"/>
                </v:shape>
              </w:pict>
            </mc:Fallback>
          </mc:AlternateContent>
        </w:r>
      </w:ins>
    </w:p>
    <w:p w14:paraId="066143A7" w14:textId="422F681C" w:rsidR="00B40D0E" w:rsidRDefault="00B40D0E" w:rsidP="00BC62FE">
      <w:pPr>
        <w:bidi/>
        <w:jc w:val="center"/>
        <w:rPr>
          <w:ins w:id="124" w:author="Reem Alfrangi" w:date="2020-03-25T07:03:00Z"/>
          <w:color w:val="808080" w:themeColor="background1" w:themeShade="80"/>
          <w:lang w:bidi="ar-JO"/>
        </w:rPr>
        <w:pPrChange w:id="125" w:author="Reem Alfrangi" w:date="2020-03-25T07:06:00Z">
          <w:pPr>
            <w:bidi/>
          </w:pPr>
        </w:pPrChange>
      </w:pPr>
    </w:p>
    <w:p w14:paraId="5C6D089A" w14:textId="2FB9D3B6" w:rsidR="00B40D0E" w:rsidRPr="00C025C6" w:rsidRDefault="00BC62FE" w:rsidP="00B40D0E">
      <w:pPr>
        <w:bidi/>
        <w:rPr>
          <w:color w:val="808080" w:themeColor="background1" w:themeShade="80"/>
          <w:lang w:bidi="ar-JO"/>
        </w:rPr>
      </w:pPr>
      <w:bookmarkStart w:id="126" w:name="_GoBack"/>
      <w:bookmarkEnd w:id="126"/>
      <w:ins w:id="127" w:author="Reem Alfrangi" w:date="2020-03-25T07:12:00Z">
        <w:r>
          <w:rPr>
            <w:noProof/>
            <w:color w:val="808080" w:themeColor="background1" w:themeShade="80"/>
          </w:rPr>
          <w:drawing>
            <wp:anchor distT="0" distB="0" distL="114300" distR="114300" simplePos="0" relativeHeight="251663360" behindDoc="1" locked="0" layoutInCell="1" allowOverlap="1" wp14:anchorId="408A1486" wp14:editId="54A330E8">
              <wp:simplePos x="0" y="0"/>
              <wp:positionH relativeFrom="column">
                <wp:posOffset>-2895600</wp:posOffset>
              </wp:positionH>
              <wp:positionV relativeFrom="paragraph">
                <wp:posOffset>2267585</wp:posOffset>
              </wp:positionV>
              <wp:extent cx="2921000" cy="2190750"/>
              <wp:effectExtent l="0" t="0" r="0" b="0"/>
              <wp:wrapTight wrapText="bothSides">
                <wp:wrapPolygon edited="0">
                  <wp:start x="0" y="0"/>
                  <wp:lineTo x="0" y="21412"/>
                  <wp:lineTo x="21412" y="21412"/>
                  <wp:lineTo x="2141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lak khateeb.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21000" cy="2190750"/>
                      </a:xfrm>
                      <a:prstGeom prst="rect">
                        <a:avLst/>
                      </a:prstGeom>
                    </pic:spPr>
                  </pic:pic>
                </a:graphicData>
              </a:graphic>
              <wp14:sizeRelH relativeFrom="margin">
                <wp14:pctWidth>0</wp14:pctWidth>
              </wp14:sizeRelH>
              <wp14:sizeRelV relativeFrom="margin">
                <wp14:pctHeight>0</wp14:pctHeight>
              </wp14:sizeRelV>
            </wp:anchor>
          </w:drawing>
        </w:r>
      </w:ins>
      <w:ins w:id="128" w:author="Reem Alfrangi" w:date="2020-03-25T07:10:00Z">
        <w:r w:rsidRPr="00BC62FE">
          <w:rPr>
            <w:noProof/>
            <w:color w:val="808080" w:themeColor="background1" w:themeShade="80"/>
            <w:lang w:bidi="ar-JO"/>
          </w:rPr>
          <mc:AlternateContent>
            <mc:Choice Requires="wps">
              <w:drawing>
                <wp:anchor distT="45720" distB="45720" distL="114300" distR="114300" simplePos="0" relativeHeight="251661824" behindDoc="0" locked="0" layoutInCell="1" allowOverlap="1" wp14:anchorId="77449E7C" wp14:editId="14F8642A">
                  <wp:simplePos x="0" y="0"/>
                  <wp:positionH relativeFrom="column">
                    <wp:posOffset>957580</wp:posOffset>
                  </wp:positionH>
                  <wp:positionV relativeFrom="paragraph">
                    <wp:posOffset>2430780</wp:posOffset>
                  </wp:positionV>
                  <wp:extent cx="2360930" cy="1404620"/>
                  <wp:effectExtent l="0" t="0" r="22860" b="1143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B04872F" w14:textId="3FA6B691" w:rsidR="00BC62FE" w:rsidRDefault="00BC62FE" w:rsidP="00BC62FE">
                              <w:pPr>
                                <w:jc w:val="right"/>
                                <w:rPr>
                                  <w:ins w:id="129" w:author="Reem Alfrangi" w:date="2020-03-25T07:10:00Z"/>
                                  <w:rFonts w:hint="cs"/>
                                  <w:rtl/>
                                  <w:lang w:bidi="ar-JO"/>
                                </w:rPr>
                                <w:pPrChange w:id="130" w:author="Reem Alfrangi" w:date="2020-03-25T07:11:00Z">
                                  <w:pPr/>
                                </w:pPrChange>
                              </w:pPr>
                              <w:ins w:id="131" w:author="Reem Alfrangi" w:date="2020-03-25T07:10:00Z">
                                <w:r>
                                  <w:rPr>
                                    <w:rFonts w:hint="cs"/>
                                    <w:rtl/>
                                    <w:lang w:bidi="ar-JO"/>
                                  </w:rPr>
                                  <w:t xml:space="preserve">ملاك الخطيب </w:t>
                                </w:r>
                                <w:r>
                                  <w:rPr>
                                    <w:rtl/>
                                    <w:lang w:bidi="ar-JO"/>
                                  </w:rPr>
                                  <w:t>–</w:t>
                                </w:r>
                                <w:r>
                                  <w:rPr>
                                    <w:rFonts w:hint="cs"/>
                                    <w:rtl/>
                                    <w:lang w:bidi="ar-JO"/>
                                  </w:rPr>
                                  <w:t xml:space="preserve"> عمان </w:t>
                                </w:r>
                                <w:r>
                                  <w:rPr>
                                    <w:rtl/>
                                    <w:lang w:bidi="ar-JO"/>
                                  </w:rPr>
                                  <w:t>–</w:t>
                                </w:r>
                                <w:r>
                                  <w:rPr>
                                    <w:rFonts w:hint="cs"/>
                                    <w:rtl/>
                                    <w:lang w:bidi="ar-JO"/>
                                  </w:rPr>
                                  <w:t>الأردن</w:t>
                                </w:r>
                              </w:ins>
                            </w:p>
                            <w:p w14:paraId="726F825E" w14:textId="01BB6CE0" w:rsidR="00BC62FE" w:rsidRDefault="00BC62FE" w:rsidP="00BC62FE">
                              <w:pPr>
                                <w:jc w:val="right"/>
                                <w:rPr>
                                  <w:rFonts w:hint="cs"/>
                                  <w:rtl/>
                                  <w:lang w:bidi="ar-JO"/>
                                </w:rPr>
                                <w:pPrChange w:id="132" w:author="Reem Alfrangi" w:date="2020-03-25T07:12:00Z">
                                  <w:pPr/>
                                </w:pPrChange>
                              </w:pPr>
                              <w:ins w:id="133" w:author="Reem Alfrangi" w:date="2020-03-25T07:10:00Z">
                                <w:r>
                                  <w:rPr>
                                    <w:rFonts w:hint="cs"/>
                                    <w:rtl/>
                                    <w:lang w:bidi="ar-JO"/>
                                  </w:rPr>
                                  <w:t>تعمل ملاك منذ سنتين في فندق اللاندمارك كمضيفة في المطعم</w:t>
                                </w:r>
                              </w:ins>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7449E7C" id="_x0000_s1028" type="#_x0000_t202" style="position:absolute;left:0;text-align:left;margin-left:75.4pt;margin-top:191.4pt;width:185.9pt;height:110.6pt;z-index:2516618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">
                  <v:textbox style="mso-fit-shape-to-text:t">
                    <w:txbxContent>
                      <w:p w14:paraId="3B04872F" w14:textId="3FA6B691" w:rsidR="00BC62FE" w:rsidRDefault="00BC62FE" w:rsidP="00BC62FE">
                        <w:pPr>
                          <w:jc w:val="right"/>
                          <w:rPr>
                            <w:ins w:id="134" w:author="Reem Alfrangi" w:date="2020-03-25T07:10:00Z"/>
                            <w:rFonts w:hint="cs"/>
                            <w:rtl/>
                            <w:lang w:bidi="ar-JO"/>
                          </w:rPr>
                          <w:pPrChange w:id="135" w:author="Reem Alfrangi" w:date="2020-03-25T07:11:00Z">
                            <w:pPr/>
                          </w:pPrChange>
                        </w:pPr>
                        <w:ins w:id="136" w:author="Reem Alfrangi" w:date="2020-03-25T07:10:00Z">
                          <w:r>
                            <w:rPr>
                              <w:rFonts w:hint="cs"/>
                              <w:rtl/>
                              <w:lang w:bidi="ar-JO"/>
                            </w:rPr>
                            <w:t xml:space="preserve">ملاك الخطيب </w:t>
                          </w:r>
                          <w:r>
                            <w:rPr>
                              <w:rtl/>
                              <w:lang w:bidi="ar-JO"/>
                            </w:rPr>
                            <w:t>–</w:t>
                          </w:r>
                          <w:r>
                            <w:rPr>
                              <w:rFonts w:hint="cs"/>
                              <w:rtl/>
                              <w:lang w:bidi="ar-JO"/>
                            </w:rPr>
                            <w:t xml:space="preserve"> عمان </w:t>
                          </w:r>
                          <w:r>
                            <w:rPr>
                              <w:rtl/>
                              <w:lang w:bidi="ar-JO"/>
                            </w:rPr>
                            <w:t>–</w:t>
                          </w:r>
                          <w:r>
                            <w:rPr>
                              <w:rFonts w:hint="cs"/>
                              <w:rtl/>
                              <w:lang w:bidi="ar-JO"/>
                            </w:rPr>
                            <w:t>الأردن</w:t>
                          </w:r>
                        </w:ins>
                      </w:p>
                      <w:p w14:paraId="726F825E" w14:textId="01BB6CE0" w:rsidR="00BC62FE" w:rsidRDefault="00BC62FE" w:rsidP="00BC62FE">
                        <w:pPr>
                          <w:jc w:val="right"/>
                          <w:rPr>
                            <w:rFonts w:hint="cs"/>
                            <w:rtl/>
                            <w:lang w:bidi="ar-JO"/>
                          </w:rPr>
                          <w:pPrChange w:id="137" w:author="Reem Alfrangi" w:date="2020-03-25T07:12:00Z">
                            <w:pPr/>
                          </w:pPrChange>
                        </w:pPr>
                        <w:ins w:id="138" w:author="Reem Alfrangi" w:date="2020-03-25T07:10:00Z">
                          <w:r>
                            <w:rPr>
                              <w:rFonts w:hint="cs"/>
                              <w:rtl/>
                              <w:lang w:bidi="ar-JO"/>
                            </w:rPr>
                            <w:t>تعمل ملاك منذ سنتين في فندق اللاندمارك كمضيفة في المطعم</w:t>
                          </w:r>
                        </w:ins>
                      </w:p>
                    </w:txbxContent>
                  </v:textbox>
                  <w10:wrap type="square"/>
                </v:shape>
              </w:pict>
            </mc:Fallback>
          </mc:AlternateContent>
        </w:r>
      </w:ins>
    </w:p>
    <w:sectPr w:rsidR="00B40D0E" w:rsidRPr="00C025C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dana naser" w:date="2020-03-13T16:14:00Z" w:initials="dn">
    <w:p w14:paraId="02024C72" w14:textId="2EB0FA8A" w:rsidR="0054050F" w:rsidRDefault="0054050F">
      <w:pPr>
        <w:pStyle w:val="CommentText"/>
      </w:pPr>
      <w:r>
        <w:rPr>
          <w:rStyle w:val="CommentReference"/>
        </w:rPr>
        <w:annotationRef/>
      </w:r>
      <w:r>
        <w:t xml:space="preserve">Maybe we should add here that the earlier your baby starts receiving therapy, the better he will develop and succeed in life </w:t>
      </w:r>
    </w:p>
  </w:comment>
  <w:comment w:id="72" w:author="dana naser" w:date="2020-03-13T16:17:00Z" w:initials="dn">
    <w:p w14:paraId="70074A01" w14:textId="77777777" w:rsidR="0054050F" w:rsidRDefault="0054050F">
      <w:pPr>
        <w:pStyle w:val="CommentText"/>
      </w:pPr>
      <w:r>
        <w:rPr>
          <w:rStyle w:val="CommentReference"/>
        </w:rPr>
        <w:annotationRef/>
      </w:r>
      <w:r>
        <w:t xml:space="preserve">For the feeding part do you think we should add </w:t>
      </w:r>
      <w:proofErr w:type="spellStart"/>
      <w:r>
        <w:t>tat</w:t>
      </w:r>
      <w:proofErr w:type="spellEnd"/>
      <w:r>
        <w:t xml:space="preserve"> even if the baby is bottle fed </w:t>
      </w:r>
      <w:proofErr w:type="spellStart"/>
      <w:r>
        <w:t>its</w:t>
      </w:r>
      <w:proofErr w:type="spellEnd"/>
      <w:r>
        <w:t xml:space="preserve"> important to have his ears higher than his mouth and to encourage breastfeeding </w:t>
      </w:r>
    </w:p>
    <w:p w14:paraId="73B1EE48" w14:textId="642D024A" w:rsidR="0054050F" w:rsidRDefault="0054050F">
      <w:pPr>
        <w:pStyle w:val="CommentText"/>
      </w:pPr>
      <w:r>
        <w:t>(</w:t>
      </w:r>
      <w:proofErr w:type="gramStart"/>
      <w:r>
        <w:t>i.e</w:t>
      </w:r>
      <w:proofErr w:type="gramEnd"/>
      <w:r>
        <w:t xml:space="preserve">. breastfeeding is the good for all babies including babies with down syndrome for example it will </w:t>
      </w:r>
      <w:proofErr w:type="spellStart"/>
      <w:r>
        <w:t>imrpve</w:t>
      </w:r>
      <w:proofErr w:type="spellEnd"/>
      <w:r>
        <w:t xml:space="preserve"> his immunity….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2024C72" w15:done="0"/>
  <w15:commentEx w15:paraId="73B1EE4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070463"/>
    <w:multiLevelType w:val="hybridMultilevel"/>
    <w:tmpl w:val="4C687EDA"/>
    <w:lvl w:ilvl="0" w:tplc="3C48E52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64C6F99"/>
    <w:multiLevelType w:val="hybridMultilevel"/>
    <w:tmpl w:val="9B9AE68C"/>
    <w:lvl w:ilvl="0" w:tplc="F2B476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819029B"/>
    <w:multiLevelType w:val="hybridMultilevel"/>
    <w:tmpl w:val="13DEAD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eem Alfrangi">
    <w15:presenceInfo w15:providerId="Windows Live" w15:userId="8cf911f5e96d1b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3EAE"/>
    <w:rsid w:val="00021592"/>
    <w:rsid w:val="00047183"/>
    <w:rsid w:val="00050541"/>
    <w:rsid w:val="00075BAB"/>
    <w:rsid w:val="000950B3"/>
    <w:rsid w:val="000A712E"/>
    <w:rsid w:val="000C477E"/>
    <w:rsid w:val="0010529F"/>
    <w:rsid w:val="0011299E"/>
    <w:rsid w:val="00113EA8"/>
    <w:rsid w:val="00141385"/>
    <w:rsid w:val="00163161"/>
    <w:rsid w:val="001968AC"/>
    <w:rsid w:val="00220F8E"/>
    <w:rsid w:val="00227AE1"/>
    <w:rsid w:val="00270B1B"/>
    <w:rsid w:val="00274D13"/>
    <w:rsid w:val="00293DC8"/>
    <w:rsid w:val="002B6251"/>
    <w:rsid w:val="002D5E94"/>
    <w:rsid w:val="002D608E"/>
    <w:rsid w:val="002D6505"/>
    <w:rsid w:val="002D7931"/>
    <w:rsid w:val="003518E6"/>
    <w:rsid w:val="00375AA0"/>
    <w:rsid w:val="003A6D20"/>
    <w:rsid w:val="003D7C38"/>
    <w:rsid w:val="004136A0"/>
    <w:rsid w:val="0041501B"/>
    <w:rsid w:val="00426398"/>
    <w:rsid w:val="00432D2E"/>
    <w:rsid w:val="00432F1D"/>
    <w:rsid w:val="00446E46"/>
    <w:rsid w:val="004957EA"/>
    <w:rsid w:val="004D6FF3"/>
    <w:rsid w:val="004F6C93"/>
    <w:rsid w:val="0051197B"/>
    <w:rsid w:val="00534FEB"/>
    <w:rsid w:val="0054050F"/>
    <w:rsid w:val="005B03BB"/>
    <w:rsid w:val="005B660C"/>
    <w:rsid w:val="005D2820"/>
    <w:rsid w:val="005D6015"/>
    <w:rsid w:val="00610E51"/>
    <w:rsid w:val="006175F4"/>
    <w:rsid w:val="00617A5E"/>
    <w:rsid w:val="006934A5"/>
    <w:rsid w:val="006D70E7"/>
    <w:rsid w:val="006F03DB"/>
    <w:rsid w:val="006F0C2C"/>
    <w:rsid w:val="00721BB6"/>
    <w:rsid w:val="00736CBC"/>
    <w:rsid w:val="00747384"/>
    <w:rsid w:val="00761232"/>
    <w:rsid w:val="008339C5"/>
    <w:rsid w:val="008349A2"/>
    <w:rsid w:val="008750A3"/>
    <w:rsid w:val="008D7806"/>
    <w:rsid w:val="008E08E7"/>
    <w:rsid w:val="009005BB"/>
    <w:rsid w:val="00912997"/>
    <w:rsid w:val="0093408C"/>
    <w:rsid w:val="00996A76"/>
    <w:rsid w:val="009B19CC"/>
    <w:rsid w:val="009F0D2B"/>
    <w:rsid w:val="00A02FC1"/>
    <w:rsid w:val="00A06283"/>
    <w:rsid w:val="00A23BA3"/>
    <w:rsid w:val="00A508E7"/>
    <w:rsid w:val="00A54EAA"/>
    <w:rsid w:val="00A75431"/>
    <w:rsid w:val="00A7614B"/>
    <w:rsid w:val="00A773B7"/>
    <w:rsid w:val="00A7741D"/>
    <w:rsid w:val="00AA13A2"/>
    <w:rsid w:val="00B0081A"/>
    <w:rsid w:val="00B14B2C"/>
    <w:rsid w:val="00B2357F"/>
    <w:rsid w:val="00B40D0E"/>
    <w:rsid w:val="00B944FD"/>
    <w:rsid w:val="00B95263"/>
    <w:rsid w:val="00BC62FE"/>
    <w:rsid w:val="00BE232B"/>
    <w:rsid w:val="00C025C6"/>
    <w:rsid w:val="00C26B40"/>
    <w:rsid w:val="00C37B99"/>
    <w:rsid w:val="00C9019C"/>
    <w:rsid w:val="00D029D5"/>
    <w:rsid w:val="00D63EAE"/>
    <w:rsid w:val="00DD3471"/>
    <w:rsid w:val="00DE6362"/>
    <w:rsid w:val="00DF449E"/>
    <w:rsid w:val="00E337FB"/>
    <w:rsid w:val="00E42294"/>
    <w:rsid w:val="00E42408"/>
    <w:rsid w:val="00E745F1"/>
    <w:rsid w:val="00ED343C"/>
    <w:rsid w:val="00F16C57"/>
    <w:rsid w:val="00F37DDA"/>
    <w:rsid w:val="00F572F8"/>
    <w:rsid w:val="00FD7E7A"/>
    <w:rsid w:val="00FF704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D849C"/>
  <w15:docId w15:val="{38BB1D5D-681E-411B-9948-58691E165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7A5E"/>
    <w:pPr>
      <w:ind w:left="720"/>
      <w:contextualSpacing/>
    </w:pPr>
  </w:style>
  <w:style w:type="table" w:styleId="TableGrid">
    <w:name w:val="Table Grid"/>
    <w:basedOn w:val="TableNormal"/>
    <w:uiPriority w:val="59"/>
    <w:rsid w:val="00ED34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944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44FD"/>
    <w:rPr>
      <w:rFonts w:ascii="Tahoma" w:hAnsi="Tahoma" w:cs="Tahoma"/>
      <w:sz w:val="16"/>
      <w:szCs w:val="16"/>
    </w:rPr>
  </w:style>
  <w:style w:type="character" w:styleId="Hyperlink">
    <w:name w:val="Hyperlink"/>
    <w:basedOn w:val="DefaultParagraphFont"/>
    <w:uiPriority w:val="99"/>
    <w:semiHidden/>
    <w:unhideWhenUsed/>
    <w:rsid w:val="009005BB"/>
    <w:rPr>
      <w:color w:val="0000FF"/>
      <w:u w:val="single"/>
    </w:rPr>
  </w:style>
  <w:style w:type="character" w:styleId="CommentReference">
    <w:name w:val="annotation reference"/>
    <w:basedOn w:val="DefaultParagraphFont"/>
    <w:uiPriority w:val="99"/>
    <w:semiHidden/>
    <w:unhideWhenUsed/>
    <w:rsid w:val="00534FEB"/>
    <w:rPr>
      <w:sz w:val="16"/>
      <w:szCs w:val="16"/>
    </w:rPr>
  </w:style>
  <w:style w:type="paragraph" w:styleId="CommentText">
    <w:name w:val="annotation text"/>
    <w:basedOn w:val="Normal"/>
    <w:link w:val="CommentTextChar"/>
    <w:uiPriority w:val="99"/>
    <w:semiHidden/>
    <w:unhideWhenUsed/>
    <w:rsid w:val="00534FEB"/>
    <w:pPr>
      <w:spacing w:line="240" w:lineRule="auto"/>
    </w:pPr>
    <w:rPr>
      <w:sz w:val="20"/>
      <w:szCs w:val="20"/>
    </w:rPr>
  </w:style>
  <w:style w:type="character" w:customStyle="1" w:styleId="CommentTextChar">
    <w:name w:val="Comment Text Char"/>
    <w:basedOn w:val="DefaultParagraphFont"/>
    <w:link w:val="CommentText"/>
    <w:uiPriority w:val="99"/>
    <w:semiHidden/>
    <w:rsid w:val="00534FEB"/>
    <w:rPr>
      <w:sz w:val="20"/>
      <w:szCs w:val="20"/>
    </w:rPr>
  </w:style>
  <w:style w:type="paragraph" w:styleId="CommentSubject">
    <w:name w:val="annotation subject"/>
    <w:basedOn w:val="CommentText"/>
    <w:next w:val="CommentText"/>
    <w:link w:val="CommentSubjectChar"/>
    <w:uiPriority w:val="99"/>
    <w:semiHidden/>
    <w:unhideWhenUsed/>
    <w:rsid w:val="00534FEB"/>
    <w:rPr>
      <w:b/>
      <w:bCs/>
    </w:rPr>
  </w:style>
  <w:style w:type="character" w:customStyle="1" w:styleId="CommentSubjectChar">
    <w:name w:val="Comment Subject Char"/>
    <w:basedOn w:val="CommentTextChar"/>
    <w:link w:val="CommentSubject"/>
    <w:uiPriority w:val="99"/>
    <w:semiHidden/>
    <w:rsid w:val="00534FE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microsoft.com/office/2011/relationships/people" Target="people.xml"/><Relationship Id="rId5" Type="http://schemas.openxmlformats.org/officeDocument/2006/relationships/comments" Target="comment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TotalTime>
  <Pages>4</Pages>
  <Words>1184</Words>
  <Characters>6751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Reem Alfrangi</cp:lastModifiedBy>
  <cp:revision>5</cp:revision>
  <dcterms:created xsi:type="dcterms:W3CDTF">2020-03-13T14:17:00Z</dcterms:created>
  <dcterms:modified xsi:type="dcterms:W3CDTF">2020-03-25T05:12:00Z</dcterms:modified>
</cp:coreProperties>
</file>